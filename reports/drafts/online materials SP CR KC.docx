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023FA" w14:textId="77777777" w:rsidR="00A415CC" w:rsidRPr="00891799" w:rsidRDefault="00DC3047" w:rsidP="00644A58">
      <w:pPr>
        <w:pStyle w:val="Title"/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891799">
        <w:rPr>
          <w:rFonts w:ascii="Times New Roman" w:hAnsi="Times New Roman" w:cs="Times New Roman"/>
          <w:sz w:val="20"/>
          <w:szCs w:val="20"/>
        </w:rPr>
        <w:t>Additional online materials</w:t>
      </w:r>
    </w:p>
    <w:p w14:paraId="1A610C62" w14:textId="77777777" w:rsidR="00F85962" w:rsidRPr="00A377C5" w:rsidRDefault="00F85962" w:rsidP="00E22FB3">
      <w:pPr>
        <w:pStyle w:val="ImageCaption"/>
        <w:spacing w:before="100" w:beforeAutospacing="1" w:after="100" w:afterAutospacing="1"/>
        <w:rPr>
          <w:rFonts w:ascii="Times New Roman" w:hAnsi="Times New Roman" w:cs="Times New Roman"/>
          <w:i w:val="0"/>
          <w:sz w:val="20"/>
          <w:szCs w:val="20"/>
          <w:rPrChange w:id="0" w:author="Kevin Chen" w:date="2020-02-24T16:37:00Z">
            <w:rPr>
              <w:rFonts w:ascii="Times New Roman" w:hAnsi="Times New Roman" w:cs="Times New Roman"/>
              <w:sz w:val="20"/>
              <w:szCs w:val="20"/>
            </w:rPr>
          </w:rPrChange>
        </w:rPr>
      </w:pPr>
      <w:r w:rsidRPr="00A377C5">
        <w:rPr>
          <w:rFonts w:ascii="Times New Roman" w:hAnsi="Times New Roman" w:cs="Times New Roman"/>
          <w:b/>
          <w:i w:val="0"/>
          <w:sz w:val="20"/>
          <w:szCs w:val="20"/>
          <w:rPrChange w:id="1" w:author="Kevin Chen" w:date="2020-02-24T16:37:00Z">
            <w:rPr>
              <w:rFonts w:ascii="Times New Roman" w:hAnsi="Times New Roman" w:cs="Times New Roman"/>
              <w:b/>
              <w:sz w:val="20"/>
              <w:szCs w:val="20"/>
            </w:rPr>
          </w:rPrChange>
        </w:rPr>
        <w:t>eFigure 1</w:t>
      </w:r>
      <w:r w:rsidRPr="00A377C5">
        <w:rPr>
          <w:rFonts w:ascii="Times New Roman" w:hAnsi="Times New Roman" w:cs="Times New Roman"/>
          <w:i w:val="0"/>
          <w:sz w:val="20"/>
          <w:szCs w:val="20"/>
          <w:rPrChange w:id="2" w:author="Kevin Chen" w:date="2020-02-24T16:37:00Z">
            <w:rPr>
              <w:rFonts w:ascii="Times New Roman" w:hAnsi="Times New Roman" w:cs="Times New Roman"/>
              <w:sz w:val="20"/>
              <w:szCs w:val="20"/>
            </w:rPr>
          </w:rPrChange>
        </w:rPr>
        <w:t>. Directed acyclic graph representing our working causal assumptions.</w:t>
      </w:r>
    </w:p>
    <w:p w14:paraId="1824C7EC" w14:textId="6BAC1CB9" w:rsidR="00B11753" w:rsidRDefault="005100F7" w:rsidP="00B11753">
      <w:pPr>
        <w:pStyle w:val="CaptionedFigure"/>
        <w:jc w:val="center"/>
        <w:rPr>
          <w:ins w:id="3" w:author="Kevin Chen" w:date="2020-02-24T16:37:00Z"/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02749C67" wp14:editId="4EA0C766">
            <wp:extent cx="5577840" cy="25877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79E8" w14:textId="4DD865B1" w:rsidR="00A377C5" w:rsidRDefault="00A377C5" w:rsidP="00A377C5">
      <w:pPr>
        <w:pStyle w:val="CaptionedFigure"/>
        <w:rPr>
          <w:ins w:id="4" w:author="Kevin Chen" w:date="2020-02-24T16:37:00Z"/>
          <w:rFonts w:ascii="Times New Roman" w:hAnsi="Times New Roman" w:cs="Times New Roman"/>
          <w:sz w:val="20"/>
          <w:szCs w:val="20"/>
        </w:rPr>
        <w:pPrChange w:id="5" w:author="Kevin Chen" w:date="2020-02-24T16:37:00Z">
          <w:pPr>
            <w:pStyle w:val="CaptionedFigure"/>
            <w:jc w:val="center"/>
          </w:pPr>
        </w:pPrChange>
      </w:pPr>
    </w:p>
    <w:p w14:paraId="0F96870B" w14:textId="43744A07" w:rsidR="00A377C5" w:rsidRPr="001233DC" w:rsidRDefault="00A377C5" w:rsidP="00A377C5">
      <w:pPr>
        <w:pStyle w:val="ImageCaption"/>
        <w:spacing w:before="100" w:beforeAutospacing="1" w:after="100" w:afterAutospacing="1"/>
        <w:rPr>
          <w:ins w:id="6" w:author="Kevin Chen" w:date="2020-02-24T16:37:00Z"/>
          <w:rFonts w:ascii="Times New Roman" w:hAnsi="Times New Roman" w:cs="Times New Roman"/>
          <w:i w:val="0"/>
          <w:sz w:val="20"/>
          <w:szCs w:val="20"/>
        </w:rPr>
      </w:pPr>
      <w:ins w:id="7" w:author="Kevin Chen" w:date="2020-02-24T16:37:00Z">
        <w:r w:rsidRPr="001233DC">
          <w:rPr>
            <w:rFonts w:ascii="Times New Roman" w:hAnsi="Times New Roman" w:cs="Times New Roman"/>
            <w:b/>
            <w:i w:val="0"/>
            <w:sz w:val="20"/>
            <w:szCs w:val="20"/>
          </w:rPr>
          <w:t xml:space="preserve">eFigure </w:t>
        </w:r>
        <w:r>
          <w:rPr>
            <w:rFonts w:ascii="Times New Roman" w:hAnsi="Times New Roman" w:cs="Times New Roman"/>
            <w:b/>
            <w:i w:val="0"/>
            <w:sz w:val="20"/>
            <w:szCs w:val="20"/>
          </w:rPr>
          <w:t>2</w:t>
        </w:r>
        <w:r w:rsidRPr="001233DC">
          <w:rPr>
            <w:rFonts w:ascii="Times New Roman" w:hAnsi="Times New Roman" w:cs="Times New Roman"/>
            <w:i w:val="0"/>
            <w:sz w:val="20"/>
            <w:szCs w:val="20"/>
          </w:rPr>
          <w:t>.</w:t>
        </w:r>
        <w:r w:rsidRPr="00A377C5">
          <w:rPr>
            <w:rFonts w:ascii="Times New Roman" w:hAnsi="Times New Roman" w:cs="Times New Roman"/>
            <w:i w:val="0"/>
            <w:sz w:val="20"/>
            <w:szCs w:val="20"/>
            <w:rPrChange w:id="8" w:author="Kevin Chen" w:date="2020-02-24T16:37:00Z">
              <w:rPr>
                <w:rFonts w:ascii="Times New Roman" w:hAnsi="Times New Roman" w:cs="Times New Roman"/>
                <w:i w:val="0"/>
                <w:sz w:val="20"/>
                <w:szCs w:val="20"/>
              </w:rPr>
            </w:rPrChange>
          </w:rPr>
          <w:t xml:space="preserve"> </w:t>
        </w:r>
        <w:r w:rsidRPr="00A377C5">
          <w:rPr>
            <w:rFonts w:ascii="Times New Roman" w:hAnsi="Times New Roman" w:cs="Times New Roman"/>
            <w:i w:val="0"/>
            <w:sz w:val="20"/>
            <w:szCs w:val="20"/>
            <w:rPrChange w:id="9" w:author="Kevin Chen" w:date="2020-02-24T16:37:00Z">
              <w:rPr/>
            </w:rPrChange>
          </w:rPr>
          <w:t xml:space="preserve">Histograms of age at death among suicide and fatal overdose cases in the </w:t>
        </w:r>
        <w:r w:rsidRPr="00A377C5">
          <w:rPr>
            <w:rFonts w:ascii="Times New Roman" w:hAnsi="Times New Roman" w:cs="Times New Roman"/>
            <w:b/>
            <w:i w:val="0"/>
            <w:sz w:val="20"/>
            <w:szCs w:val="20"/>
            <w:rPrChange w:id="10" w:author="Kevin Chen" w:date="2020-02-24T16:37:00Z">
              <w:rPr>
                <w:b/>
              </w:rPr>
            </w:rPrChange>
          </w:rPr>
          <w:t>UAW-GM Cohort</w:t>
        </w:r>
        <w:r w:rsidRPr="00A377C5">
          <w:rPr>
            <w:rFonts w:ascii="Times New Roman" w:hAnsi="Times New Roman" w:cs="Times New Roman"/>
            <w:i w:val="0"/>
            <w:sz w:val="20"/>
            <w:szCs w:val="20"/>
            <w:rPrChange w:id="11" w:author="Kevin Chen" w:date="2020-02-24T16:37:00Z">
              <w:rPr/>
            </w:rPrChange>
          </w:rPr>
          <w:t xml:space="preserve"> restricted to men employed in or after 1970.</w:t>
        </w:r>
      </w:ins>
    </w:p>
    <w:p w14:paraId="1CC769DF" w14:textId="44DA2172" w:rsidR="00A377C5" w:rsidRPr="00891799" w:rsidRDefault="008B5DFA" w:rsidP="00A377C5">
      <w:pPr>
        <w:pStyle w:val="CaptionedFigure"/>
        <w:jc w:val="center"/>
        <w:rPr>
          <w:ins w:id="12" w:author="Kevin Chen" w:date="2020-02-24T16:37:00Z"/>
          <w:rFonts w:ascii="Times New Roman" w:hAnsi="Times New Roman" w:cs="Times New Roman"/>
          <w:sz w:val="20"/>
          <w:szCs w:val="20"/>
        </w:rPr>
      </w:pPr>
      <w:ins w:id="13" w:author="Kevin Chen" w:date="2020-02-24T16:38:00Z">
        <w:r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7F41F1CB" wp14:editId="36529812">
              <wp:extent cx="5943600" cy="2524125"/>
              <wp:effectExtent l="0" t="0" r="0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hist_age_suicide_despair_recent.pn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24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C221C7" w14:textId="77777777" w:rsidR="00A377C5" w:rsidRPr="00891799" w:rsidRDefault="00A377C5" w:rsidP="00A377C5">
      <w:pPr>
        <w:pStyle w:val="CaptionedFigure"/>
        <w:rPr>
          <w:rFonts w:ascii="Times New Roman" w:hAnsi="Times New Roman" w:cs="Times New Roman"/>
          <w:sz w:val="20"/>
          <w:szCs w:val="20"/>
        </w:rPr>
        <w:pPrChange w:id="14" w:author="Kevin Chen" w:date="2020-02-24T16:37:00Z">
          <w:pPr>
            <w:pStyle w:val="CaptionedFigure"/>
            <w:jc w:val="center"/>
          </w:pPr>
        </w:pPrChange>
      </w:pPr>
    </w:p>
    <w:p w14:paraId="561664AD" w14:textId="23BD7440" w:rsidR="00002355" w:rsidRPr="00891799" w:rsidDel="008B5DFA" w:rsidRDefault="008A36BF" w:rsidP="008B5DFA">
      <w:pPr>
        <w:pStyle w:val="CaptionedFigure"/>
        <w:spacing w:before="100" w:beforeAutospacing="1" w:after="100" w:afterAutospacing="1"/>
        <w:rPr>
          <w:del w:id="15" w:author="Kevin Chen" w:date="2020-02-24T16:38:00Z"/>
          <w:rFonts w:ascii="Times New Roman" w:hAnsi="Times New Roman" w:cs="Times New Roman"/>
          <w:sz w:val="20"/>
          <w:szCs w:val="20"/>
        </w:rPr>
        <w:pPrChange w:id="16" w:author="Kevin Chen" w:date="2020-02-24T16:38:00Z">
          <w:pPr>
            <w:pStyle w:val="CaptionedFigure"/>
            <w:spacing w:before="100" w:beforeAutospacing="1" w:after="100" w:afterAutospacing="1"/>
          </w:pPr>
        </w:pPrChange>
      </w:pPr>
      <w:r w:rsidRPr="00891799">
        <w:rPr>
          <w:rFonts w:ascii="Times New Roman" w:hAnsi="Times New Roman" w:cs="Times New Roman"/>
          <w:sz w:val="20"/>
          <w:szCs w:val="20"/>
        </w:rPr>
        <w:br w:type="page"/>
      </w:r>
      <w:ins w:id="17" w:author="Kevin Chen" w:date="2020-02-24T16:38:00Z">
        <w:r w:rsidR="008B5DFA" w:rsidRPr="00891799" w:rsidDel="008B5DFA">
          <w:rPr>
            <w:rFonts w:ascii="Times New Roman" w:hAnsi="Times New Roman" w:cs="Times New Roman"/>
            <w:b/>
            <w:sz w:val="20"/>
            <w:szCs w:val="20"/>
          </w:rPr>
          <w:lastRenderedPageBreak/>
          <w:t xml:space="preserve"> </w:t>
        </w:r>
      </w:ins>
      <w:del w:id="18" w:author="Kevin Chen" w:date="2020-02-24T16:38:00Z">
        <w:r w:rsidR="00C91B28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>e</w:delText>
        </w:r>
        <w:r w:rsidR="00002355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 xml:space="preserve">Table </w:delText>
        </w:r>
        <w:r w:rsidR="00C91B28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>1</w:delText>
        </w:r>
        <w:r w:rsidR="00002355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>.</w:delText>
        </w:r>
        <w:r w:rsidR="00002355" w:rsidRPr="00891799" w:rsidDel="008B5DFA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  <w:r w:rsidR="00376B01" w:rsidRPr="00891799" w:rsidDel="008B5DFA">
          <w:rPr>
            <w:rFonts w:ascii="Times New Roman" w:hAnsi="Times New Roman" w:cs="Times New Roman"/>
            <w:sz w:val="20"/>
            <w:szCs w:val="20"/>
          </w:rPr>
          <w:delText xml:space="preserve">Summary </w:delText>
        </w:r>
      </w:del>
      <w:ins w:id="19" w:author="Microsoft Office User" w:date="2020-02-17T21:57:00Z">
        <w:del w:id="20" w:author="Kevin Chen" w:date="2020-02-24T16:38:00Z">
          <w:r w:rsidR="00DC0A11" w:rsidDel="008B5DFA">
            <w:rPr>
              <w:rFonts w:ascii="Times New Roman" w:hAnsi="Times New Roman" w:cs="Times New Roman"/>
              <w:sz w:val="20"/>
              <w:szCs w:val="20"/>
            </w:rPr>
            <w:delText>Characteristics</w:delText>
          </w:r>
          <w:r w:rsidR="00DC0A11" w:rsidRPr="00891799" w:rsidDel="008B5DFA">
            <w:rPr>
              <w:rFonts w:ascii="Times New Roman" w:hAnsi="Times New Roman" w:cs="Times New Roman"/>
              <w:sz w:val="20"/>
              <w:szCs w:val="20"/>
            </w:rPr>
            <w:delText xml:space="preserve"> </w:delText>
          </w:r>
        </w:del>
      </w:ins>
      <w:del w:id="21" w:author="Kevin Chen" w:date="2020-02-24T16:38:00Z">
        <w:r w:rsidR="00376B01" w:rsidRPr="00891799" w:rsidDel="008B5DFA">
          <w:rPr>
            <w:rFonts w:ascii="Times New Roman" w:hAnsi="Times New Roman" w:cs="Times New Roman"/>
            <w:sz w:val="20"/>
            <w:szCs w:val="20"/>
          </w:rPr>
          <w:delText xml:space="preserve">of the </w:delText>
        </w:r>
        <w:r w:rsidR="00376B01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 xml:space="preserve">UAW-GM </w:delText>
        </w:r>
      </w:del>
      <w:ins w:id="22" w:author="Microsoft Office User" w:date="2020-02-17T21:57:00Z">
        <w:del w:id="23" w:author="Kevin Chen" w:date="2020-02-24T16:38:00Z">
          <w:r w:rsidR="00DC0A11" w:rsidDel="008B5DFA">
            <w:rPr>
              <w:rFonts w:ascii="Times New Roman" w:hAnsi="Times New Roman" w:cs="Times New Roman"/>
              <w:b/>
              <w:sz w:val="20"/>
              <w:szCs w:val="20"/>
            </w:rPr>
            <w:delText xml:space="preserve">Full </w:delText>
          </w:r>
        </w:del>
      </w:ins>
      <w:del w:id="24" w:author="Kevin Chen" w:date="2020-02-24T16:38:00Z">
        <w:r w:rsidR="00376B01" w:rsidRPr="00891799" w:rsidDel="008B5DFA">
          <w:rPr>
            <w:rFonts w:ascii="Times New Roman" w:hAnsi="Times New Roman" w:cs="Times New Roman"/>
            <w:b/>
            <w:sz w:val="20"/>
            <w:szCs w:val="20"/>
          </w:rPr>
          <w:delText>Cohort</w:delText>
        </w:r>
        <w:r w:rsidR="00376B01" w:rsidRPr="00891799" w:rsidDel="008B5DFA">
          <w:rPr>
            <w:rFonts w:ascii="Times New Roman" w:hAnsi="Times New Roman" w:cs="Times New Roman"/>
            <w:sz w:val="20"/>
            <w:szCs w:val="20"/>
          </w:rPr>
          <w:delText>.</w:delText>
        </w:r>
      </w:del>
    </w:p>
    <w:tbl>
      <w:tblPr>
        <w:tblStyle w:val="Table"/>
        <w:tblW w:w="5000" w:type="pct"/>
        <w:tblLook w:val="07E0" w:firstRow="1" w:lastRow="1" w:firstColumn="1" w:lastColumn="1" w:noHBand="1" w:noVBand="1"/>
        <w:tblCaption w:val="eTable 1. Summary of the full UAW-GM cohort. Statistics shown are median (first quartile, third quartile), unless otherwise indicated. "/>
      </w:tblPr>
      <w:tblGrid>
        <w:gridCol w:w="2537"/>
        <w:gridCol w:w="804"/>
        <w:gridCol w:w="1376"/>
        <w:gridCol w:w="266"/>
        <w:gridCol w:w="700"/>
        <w:gridCol w:w="1376"/>
        <w:gridCol w:w="266"/>
        <w:gridCol w:w="659"/>
        <w:gridCol w:w="1376"/>
      </w:tblGrid>
      <w:tr w:rsidR="00A57084" w:rsidRPr="00891799" w:rsidDel="008B5DFA" w14:paraId="24B8763E" w14:textId="7CC5A4DE" w:rsidTr="00A57084">
        <w:trPr>
          <w:del w:id="25" w:author="Kevin Chen" w:date="2020-02-24T16:38:00Z"/>
        </w:trPr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42126AD" w14:textId="0920C5DF" w:rsidR="00A57084" w:rsidRPr="00891799" w:rsidDel="008B5DFA" w:rsidRDefault="00A57084" w:rsidP="008B5DFA">
            <w:pPr>
              <w:pStyle w:val="CaptionedFigure"/>
              <w:spacing w:before="100" w:beforeAutospacing="1" w:after="100" w:afterAutospacing="1"/>
              <w:rPr>
                <w:del w:id="2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7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28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76D58EEA" w14:textId="2891B654" w:rsidR="00A57084" w:rsidRPr="00891799" w:rsidDel="008B5DFA" w:rsidRDefault="00A57084" w:rsidP="008B5DFA">
            <w:pPr>
              <w:pStyle w:val="CaptionedFigure"/>
              <w:spacing w:before="100" w:beforeAutospacing="1" w:after="100" w:afterAutospacing="1"/>
              <w:rPr>
                <w:del w:id="2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0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31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Full cohort</w:delText>
              </w:r>
            </w:del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9D89F90" w14:textId="6EAA6E2A" w:rsidR="00A57084" w:rsidRPr="00891799" w:rsidDel="008B5DFA" w:rsidRDefault="00A57084" w:rsidP="008B5DFA">
            <w:pPr>
              <w:pStyle w:val="CaptionedFigure"/>
              <w:spacing w:before="100" w:beforeAutospacing="1" w:after="100" w:afterAutospacing="1"/>
              <w:rPr>
                <w:del w:id="3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3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34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066E618F" w14:textId="13F643E6" w:rsidR="00A57084" w:rsidRPr="00891799" w:rsidDel="008B5DFA" w:rsidRDefault="00A57084" w:rsidP="008B5DFA">
            <w:pPr>
              <w:pStyle w:val="CaptionedFigure"/>
              <w:spacing w:before="100" w:beforeAutospacing="1" w:after="100" w:afterAutospacing="1"/>
              <w:rPr>
                <w:del w:id="3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6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37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Suicide</w:delText>
              </w:r>
            </w:del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3A1635F" w14:textId="743360C6" w:rsidR="00A57084" w:rsidRPr="00891799" w:rsidDel="008B5DFA" w:rsidRDefault="00A57084" w:rsidP="008B5DFA">
            <w:pPr>
              <w:pStyle w:val="CaptionedFigure"/>
              <w:spacing w:before="100" w:beforeAutospacing="1" w:after="100" w:afterAutospacing="1"/>
              <w:rPr>
                <w:del w:id="3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9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40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716E04BB" w14:textId="5EA86208" w:rsidR="00A57084" w:rsidRPr="00891799" w:rsidDel="008B5DFA" w:rsidRDefault="001B3AB6" w:rsidP="008B5DFA">
            <w:pPr>
              <w:pStyle w:val="CaptionedFigure"/>
              <w:spacing w:before="100" w:beforeAutospacing="1" w:after="100" w:afterAutospacing="1"/>
              <w:rPr>
                <w:del w:id="4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2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43" w:author="Kevin Chen" w:date="2020-02-24T16:38:00Z">
              <w:r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Fatal o</w:delText>
              </w:r>
              <w:r w:rsidR="00A57084" w:rsidRPr="00891799" w:rsidDel="008B5DFA">
                <w:rPr>
                  <w:rFonts w:ascii="Times New Roman" w:hAnsi="Times New Roman" w:cs="Times New Roman"/>
                  <w:sz w:val="20"/>
                  <w:szCs w:val="20"/>
                </w:rPr>
                <w:delText>verdose</w:delText>
              </w:r>
            </w:del>
          </w:p>
        </w:tc>
      </w:tr>
      <w:tr w:rsidR="00A57084" w:rsidRPr="00891799" w:rsidDel="008B5DFA" w14:paraId="3F725459" w14:textId="4A985EA6" w:rsidTr="00A57084">
        <w:trPr>
          <w:del w:id="44" w:author="Kevin Chen" w:date="2020-02-24T16:38:00Z"/>
        </w:trPr>
        <w:tc>
          <w:tcPr>
            <w:tcW w:w="0" w:type="auto"/>
          </w:tcPr>
          <w:p w14:paraId="539CE930" w14:textId="3AFFED8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5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4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>
              <m:r>
                <w:del w:id="47" w:author="Kevin Chen" w:date="2020-02-24T16:38:00Z"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w:del>
              </m:r>
            </m:oMath>
            <w:del w:id="48" w:author="Kevin Chen" w:date="2020-02-24T16:38:00Z"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(person</w:delText>
              </w: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⋅</m:t>
                </m:r>
              </m:oMath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years)</w:delText>
              </w:r>
            </w:del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45AAA6E9" w14:textId="0301BF6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5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39 799</m:t>
                  </w:del>
                </m:r>
              </m:oMath>
            </m:oMathPara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3ED215A2" w14:textId="7649685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5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(1 390 091)</m:t>
                  </w:del>
                </m:r>
              </m:oMath>
            </m:oMathPara>
          </w:p>
        </w:tc>
        <w:tc>
          <w:tcPr>
            <w:tcW w:w="0" w:type="auto"/>
          </w:tcPr>
          <w:p w14:paraId="1C94AB4A" w14:textId="79353B2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5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0E7BFBA5" w14:textId="3A608D9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5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259</m:t>
                  </w:del>
                </m:r>
              </m:oMath>
            </m:oMathPara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4571A08A" w14:textId="372F749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6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6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6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(5 927)</m:t>
                  </w:del>
                </m:r>
              </m:oMath>
            </m:oMathPara>
          </w:p>
        </w:tc>
        <w:tc>
          <w:tcPr>
            <w:tcW w:w="0" w:type="auto"/>
          </w:tcPr>
          <w:p w14:paraId="33289F6E" w14:textId="3298D3AC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6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6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38791BDF" w14:textId="2A17015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6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6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6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50</m:t>
                  </w:del>
                </m:r>
              </m:oMath>
            </m:oMathPara>
          </w:p>
        </w:tc>
        <w:tc>
          <w:tcPr>
            <w:tcW w:w="0" w:type="auto"/>
            <w:tcBorders>
              <w:top w:val="single" w:sz="2" w:space="0" w:color="auto"/>
            </w:tcBorders>
          </w:tcPr>
          <w:p w14:paraId="192F1CD8" w14:textId="043A45E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6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6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7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(1 118)</m:t>
                  </w:del>
                </m:r>
              </m:oMath>
            </m:oMathPara>
          </w:p>
        </w:tc>
      </w:tr>
      <w:tr w:rsidR="000C5432" w:rsidRPr="00891799" w:rsidDel="008B5DFA" w14:paraId="503AC7D2" w14:textId="4558123C" w:rsidTr="00BF1B0A">
        <w:trPr>
          <w:del w:id="71" w:author="Kevin Chen" w:date="2020-02-24T16:38:00Z"/>
        </w:trPr>
        <w:tc>
          <w:tcPr>
            <w:tcW w:w="0" w:type="auto"/>
          </w:tcPr>
          <w:p w14:paraId="201AB7EB" w14:textId="05FE5135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72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7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74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 Race</w:delText>
              </w:r>
              <w:r w:rsidR="00E73E61" w:rsidRPr="00891799" w:rsidDel="008B5DFA">
                <w:rPr>
                  <w:rFonts w:ascii="Times New Roman" w:eastAsia="MS UI Gothic" w:hAnsi="Times New Roman" w:cs="Times New Roman"/>
                  <w:b/>
                  <w:sz w:val="20"/>
                  <w:szCs w:val="20"/>
                  <w:vertAlign w:val="superscript"/>
                </w:rPr>
                <w:delText xml:space="preserve"> </w:delText>
              </w:r>
              <w:r w:rsidR="00E73E61" w:rsidRPr="00891799" w:rsidDel="008B5DFA">
                <w:rPr>
                  <w:rFonts w:ascii="Times New Roman" w:eastAsia="MS UI Gothic" w:hAnsi="Times New Roman" w:cs="Times New Roman"/>
                  <w:sz w:val="20"/>
                  <w:szCs w:val="20"/>
                  <w:vertAlign w:val="superscript"/>
                </w:rPr>
                <w:delText>a</w:delText>
              </w:r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, </w:delText>
              </w: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oMath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(%)</w:delText>
              </w:r>
            </w:del>
          </w:p>
        </w:tc>
        <w:tc>
          <w:tcPr>
            <w:tcW w:w="0" w:type="auto"/>
          </w:tcPr>
          <w:p w14:paraId="3C0E8731" w14:textId="087E1F5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7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7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4652DF5" w14:textId="69862D1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7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7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08A0CA9A" w14:textId="5B7BCFCC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7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8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B892B12" w14:textId="37DFB128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8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8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846230F" w14:textId="1B9C228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8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8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5BBE844" w14:textId="4FE54419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8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8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04CA4F40" w14:textId="29724F9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8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8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04EF5DB" w14:textId="216546C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8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9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</w:tr>
      <w:tr w:rsidR="000C5432" w:rsidRPr="00891799" w:rsidDel="008B5DFA" w14:paraId="0E795FDF" w14:textId="32B0A2CD" w:rsidTr="00BF1B0A">
        <w:trPr>
          <w:del w:id="91" w:author="Kevin Chen" w:date="2020-02-24T16:38:00Z"/>
        </w:trPr>
        <w:tc>
          <w:tcPr>
            <w:tcW w:w="0" w:type="auto"/>
          </w:tcPr>
          <w:p w14:paraId="7A10A764" w14:textId="5641A1F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92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9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94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White</w:delText>
              </w:r>
            </w:del>
          </w:p>
        </w:tc>
        <w:tc>
          <w:tcPr>
            <w:tcW w:w="0" w:type="auto"/>
          </w:tcPr>
          <w:p w14:paraId="6BF29AF1" w14:textId="5EA6C50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9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9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9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32 298</m:t>
                  </w:del>
                </m:r>
              </m:oMath>
            </m:oMathPara>
          </w:p>
        </w:tc>
        <w:tc>
          <w:tcPr>
            <w:tcW w:w="0" w:type="auto"/>
          </w:tcPr>
          <w:p w14:paraId="552EF3E1" w14:textId="672724E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9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9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0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(81%)</m:t>
                  </w:del>
                </m:r>
              </m:oMath>
            </m:oMathPara>
          </w:p>
        </w:tc>
        <w:tc>
          <w:tcPr>
            <w:tcW w:w="0" w:type="auto"/>
          </w:tcPr>
          <w:p w14:paraId="054EE0F9" w14:textId="63BEC126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0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0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E1968F4" w14:textId="596709D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0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0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0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223</m:t>
                  </w:del>
                </m:r>
              </m:oMath>
            </m:oMathPara>
          </w:p>
        </w:tc>
        <w:tc>
          <w:tcPr>
            <w:tcW w:w="0" w:type="auto"/>
          </w:tcPr>
          <w:p w14:paraId="6FDC30D4" w14:textId="274DA05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0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0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0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(86%)</m:t>
                  </w:del>
                </m:r>
              </m:oMath>
            </m:oMathPara>
          </w:p>
        </w:tc>
        <w:tc>
          <w:tcPr>
            <w:tcW w:w="0" w:type="auto"/>
          </w:tcPr>
          <w:p w14:paraId="6D4A2D33" w14:textId="680C1C9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0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1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1B4E4DA" w14:textId="4235024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1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1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1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39</m:t>
                  </w:del>
                </m:r>
              </m:oMath>
            </m:oMathPara>
          </w:p>
        </w:tc>
        <w:tc>
          <w:tcPr>
            <w:tcW w:w="0" w:type="auto"/>
          </w:tcPr>
          <w:p w14:paraId="23BC6B9E" w14:textId="60D6FCE4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1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1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1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(78%)</m:t>
                  </w:del>
                </m:r>
              </m:oMath>
            </m:oMathPara>
          </w:p>
        </w:tc>
      </w:tr>
      <w:tr w:rsidR="000C5432" w:rsidRPr="00891799" w:rsidDel="008B5DFA" w14:paraId="64721925" w14:textId="3CD11BA5" w:rsidTr="00BF1B0A">
        <w:trPr>
          <w:del w:id="117" w:author="Kevin Chen" w:date="2020-02-24T16:38:00Z"/>
        </w:trPr>
        <w:tc>
          <w:tcPr>
            <w:tcW w:w="0" w:type="auto"/>
          </w:tcPr>
          <w:p w14:paraId="615FAED3" w14:textId="24F4CDAD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18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11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120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Black</w:delText>
              </w:r>
            </w:del>
          </w:p>
        </w:tc>
        <w:tc>
          <w:tcPr>
            <w:tcW w:w="0" w:type="auto"/>
          </w:tcPr>
          <w:p w14:paraId="2EC2B310" w14:textId="6AD3444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2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2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2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7 501</m:t>
                  </w:del>
                </m:r>
              </m:oMath>
            </m:oMathPara>
          </w:p>
        </w:tc>
        <w:tc>
          <w:tcPr>
            <w:tcW w:w="0" w:type="auto"/>
          </w:tcPr>
          <w:p w14:paraId="7E5C418E" w14:textId="677D118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2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2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2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(19%)</m:t>
                  </w:del>
                </m:r>
              </m:oMath>
            </m:oMathPara>
          </w:p>
        </w:tc>
        <w:tc>
          <w:tcPr>
            <w:tcW w:w="0" w:type="auto"/>
          </w:tcPr>
          <w:p w14:paraId="344BCF23" w14:textId="441551BD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2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2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B563094" w14:textId="34046DB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2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3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3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36</m:t>
                  </w:del>
                </m:r>
              </m:oMath>
            </m:oMathPara>
          </w:p>
        </w:tc>
        <w:tc>
          <w:tcPr>
            <w:tcW w:w="0" w:type="auto"/>
          </w:tcPr>
          <w:p w14:paraId="149286D1" w14:textId="0C99C014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3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3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3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(14%)</m:t>
                  </w:del>
                </m:r>
              </m:oMath>
            </m:oMathPara>
          </w:p>
        </w:tc>
        <w:tc>
          <w:tcPr>
            <w:tcW w:w="0" w:type="auto"/>
          </w:tcPr>
          <w:p w14:paraId="544ACCBA" w14:textId="016A843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3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3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49CDC60" w14:textId="701A7F8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3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3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3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11</m:t>
                  </w:del>
                </m:r>
              </m:oMath>
            </m:oMathPara>
          </w:p>
        </w:tc>
        <w:tc>
          <w:tcPr>
            <w:tcW w:w="0" w:type="auto"/>
          </w:tcPr>
          <w:p w14:paraId="20BF42CB" w14:textId="30941AB3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4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4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4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(22%)</m:t>
                  </w:del>
                </m:r>
              </m:oMath>
            </m:oMathPara>
          </w:p>
        </w:tc>
      </w:tr>
      <w:tr w:rsidR="000C5432" w:rsidRPr="00891799" w:rsidDel="008B5DFA" w14:paraId="6D6675A4" w14:textId="2752FF9E" w:rsidTr="00BF1B0A">
        <w:trPr>
          <w:del w:id="143" w:author="Kevin Chen" w:date="2020-02-24T16:38:00Z"/>
        </w:trPr>
        <w:tc>
          <w:tcPr>
            <w:tcW w:w="0" w:type="auto"/>
          </w:tcPr>
          <w:p w14:paraId="083B9183" w14:textId="40FC2C13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44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14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146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 Sex, </w:delText>
              </w: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oMath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(%)</w:delText>
              </w:r>
            </w:del>
          </w:p>
        </w:tc>
        <w:tc>
          <w:tcPr>
            <w:tcW w:w="0" w:type="auto"/>
          </w:tcPr>
          <w:p w14:paraId="704A05BC" w14:textId="2533A47A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4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4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2CAF182" w14:textId="4939B26A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4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5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E9FFDF1" w14:textId="457E5B08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5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5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ADDC7BC" w14:textId="1B772989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5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5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2944788D" w14:textId="45812843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5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5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42D17970" w14:textId="06F274B9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5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5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92C8AB6" w14:textId="1E74A3A4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5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6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CD25DD4" w14:textId="7BB69A86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6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6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</w:tr>
      <w:tr w:rsidR="000C5432" w:rsidRPr="00891799" w:rsidDel="008B5DFA" w14:paraId="04E56943" w14:textId="4B19BF63" w:rsidTr="00BF1B0A">
        <w:trPr>
          <w:del w:id="163" w:author="Kevin Chen" w:date="2020-02-24T16:38:00Z"/>
        </w:trPr>
        <w:tc>
          <w:tcPr>
            <w:tcW w:w="0" w:type="auto"/>
          </w:tcPr>
          <w:p w14:paraId="0EBBF670" w14:textId="6C65A10B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64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16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166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Male</w:delText>
              </w:r>
            </w:del>
          </w:p>
        </w:tc>
        <w:tc>
          <w:tcPr>
            <w:tcW w:w="0" w:type="auto"/>
          </w:tcPr>
          <w:p w14:paraId="5BE9E2DB" w14:textId="5B1876D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6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6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6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34 980</m:t>
                  </w:del>
                </m:r>
              </m:oMath>
            </m:oMathPara>
          </w:p>
        </w:tc>
        <w:tc>
          <w:tcPr>
            <w:tcW w:w="0" w:type="auto"/>
          </w:tcPr>
          <w:p w14:paraId="36B0BFEE" w14:textId="6BF3064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7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7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7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(88%)</m:t>
                  </w:del>
                </m:r>
              </m:oMath>
            </m:oMathPara>
          </w:p>
        </w:tc>
        <w:tc>
          <w:tcPr>
            <w:tcW w:w="0" w:type="auto"/>
          </w:tcPr>
          <w:p w14:paraId="35BFD52B" w14:textId="6545234A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7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7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B61A5F2" w14:textId="30967C7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7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7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7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250</m:t>
                  </w:del>
                </m:r>
              </m:oMath>
            </m:oMathPara>
          </w:p>
        </w:tc>
        <w:tc>
          <w:tcPr>
            <w:tcW w:w="0" w:type="auto"/>
          </w:tcPr>
          <w:p w14:paraId="0C27E7CB" w14:textId="3D12243E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7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7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8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(97%)</m:t>
                  </w:del>
                </m:r>
              </m:oMath>
            </m:oMathPara>
          </w:p>
        </w:tc>
        <w:tc>
          <w:tcPr>
            <w:tcW w:w="0" w:type="auto"/>
          </w:tcPr>
          <w:p w14:paraId="71F41708" w14:textId="7C053390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8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8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C248844" w14:textId="5D52FE0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8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8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8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47</m:t>
                  </w:del>
                </m:r>
              </m:oMath>
            </m:oMathPara>
          </w:p>
        </w:tc>
        <w:tc>
          <w:tcPr>
            <w:tcW w:w="0" w:type="auto"/>
          </w:tcPr>
          <w:p w14:paraId="608C6401" w14:textId="20BE99A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8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8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8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(94%)</m:t>
                  </w:del>
                </m:r>
              </m:oMath>
            </m:oMathPara>
          </w:p>
        </w:tc>
      </w:tr>
      <w:tr w:rsidR="000C5432" w:rsidRPr="00891799" w:rsidDel="008B5DFA" w14:paraId="55FC3CBC" w14:textId="12509BF0" w:rsidTr="00BF1B0A">
        <w:trPr>
          <w:del w:id="189" w:author="Kevin Chen" w:date="2020-02-24T16:38:00Z"/>
        </w:trPr>
        <w:tc>
          <w:tcPr>
            <w:tcW w:w="0" w:type="auto"/>
          </w:tcPr>
          <w:p w14:paraId="7003DC38" w14:textId="5072E81B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190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19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commentRangeStart w:id="192"/>
            <w:del w:id="193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Female</w:delText>
              </w:r>
            </w:del>
          </w:p>
        </w:tc>
        <w:tc>
          <w:tcPr>
            <w:tcW w:w="0" w:type="auto"/>
          </w:tcPr>
          <w:p w14:paraId="5F2448FA" w14:textId="0BA9F54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9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9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9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4 819</m:t>
                  </w:del>
                </m:r>
              </m:oMath>
            </m:oMathPara>
          </w:p>
        </w:tc>
        <w:tc>
          <w:tcPr>
            <w:tcW w:w="0" w:type="auto"/>
          </w:tcPr>
          <w:p w14:paraId="0E1089BF" w14:textId="33F971E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19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19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19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(12%)</m:t>
                  </w:del>
                </m:r>
              </m:oMath>
            </m:oMathPara>
          </w:p>
        </w:tc>
        <w:tc>
          <w:tcPr>
            <w:tcW w:w="0" w:type="auto"/>
          </w:tcPr>
          <w:p w14:paraId="2B811F95" w14:textId="0393B33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0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01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3A55DA4" w14:textId="76F1776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0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0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0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9</m:t>
                  </w:del>
                </m:r>
              </m:oMath>
            </m:oMathPara>
          </w:p>
        </w:tc>
        <w:tc>
          <w:tcPr>
            <w:tcW w:w="0" w:type="auto"/>
          </w:tcPr>
          <w:p w14:paraId="4A060D22" w14:textId="1CF757D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0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0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0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(3%)</m:t>
                  </w:del>
                </m:r>
              </m:oMath>
            </m:oMathPara>
          </w:p>
        </w:tc>
        <w:tc>
          <w:tcPr>
            <w:tcW w:w="0" w:type="auto"/>
          </w:tcPr>
          <w:p w14:paraId="65329FCD" w14:textId="57F25E99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0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09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2295C21" w14:textId="67F8BBA4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1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1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1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w:del>
                </m:r>
              </m:oMath>
            </m:oMathPara>
          </w:p>
        </w:tc>
        <w:tc>
          <w:tcPr>
            <w:tcW w:w="0" w:type="auto"/>
          </w:tcPr>
          <w:p w14:paraId="67C043F7" w14:textId="41DB3A1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1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1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1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(6%)</m:t>
                  </w:del>
                </m:r>
                <w:commentRangeEnd w:id="192"/>
                <m:r>
                  <w:del w:id="216" w:author="Kevin Chen" w:date="2020-02-24T16:38:00Z">
                    <m:rPr>
                      <m:sty m:val="p"/>
                    </m:rPr>
                    <w:rPr>
                      <w:rStyle w:val="CommentReference"/>
                      <w:rFonts w:ascii="Cambria Math" w:hAnsi="Cambria Math"/>
                    </w:rPr>
                    <w:commentReference w:id="192"/>
                  </w:del>
                </m:r>
              </m:oMath>
            </m:oMathPara>
          </w:p>
        </w:tc>
      </w:tr>
      <w:tr w:rsidR="000C5432" w:rsidRPr="00891799" w:rsidDel="008B5DFA" w14:paraId="4C885663" w14:textId="52976107" w:rsidTr="00BF1B0A">
        <w:trPr>
          <w:del w:id="217" w:author="Kevin Chen" w:date="2020-02-24T16:38:00Z"/>
        </w:trPr>
        <w:tc>
          <w:tcPr>
            <w:tcW w:w="0" w:type="auto"/>
          </w:tcPr>
          <w:p w14:paraId="48B2E89D" w14:textId="6A2883B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18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21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220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 Plant</w:delText>
              </w:r>
              <w:r w:rsidR="00E73E61" w:rsidRPr="00891799" w:rsidDel="008B5DFA">
                <w:rPr>
                  <w:rFonts w:ascii="Times New Roman" w:eastAsia="MS UI Gothic" w:hAnsi="Times New Roman" w:cs="Times New Roman"/>
                  <w:b/>
                  <w:sz w:val="20"/>
                  <w:szCs w:val="20"/>
                  <w:vertAlign w:val="superscript"/>
                </w:rPr>
                <w:delText xml:space="preserve"> </w:delText>
              </w:r>
              <w:r w:rsidR="00E73E61" w:rsidRPr="00891799" w:rsidDel="008B5DFA">
                <w:rPr>
                  <w:rFonts w:ascii="Times New Roman" w:hAnsi="Times New Roman" w:cs="Times New Roman"/>
                  <w:sz w:val="20"/>
                  <w:szCs w:val="20"/>
                  <w:vertAlign w:val="superscript"/>
                </w:rPr>
                <w:delText>b</w:delText>
              </w:r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, </w:delText>
              </w: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oMath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(%)</w:delText>
              </w:r>
            </w:del>
          </w:p>
        </w:tc>
        <w:tc>
          <w:tcPr>
            <w:tcW w:w="0" w:type="auto"/>
          </w:tcPr>
          <w:p w14:paraId="1292B398" w14:textId="2F532044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2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2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2100788E" w14:textId="23098E12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2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2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2A1DAB1E" w14:textId="409C1950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2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2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4F3A54F8" w14:textId="3F83E48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2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2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0BDA9B58" w14:textId="41E41B44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2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3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C862C00" w14:textId="66F6C6F5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3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3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2252DC36" w14:textId="243B9B3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3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3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FD6BFC8" w14:textId="1DBF652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3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3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</w:tr>
      <w:tr w:rsidR="000C5432" w:rsidRPr="00891799" w:rsidDel="008B5DFA" w14:paraId="7C4EB6F4" w14:textId="74671E25" w:rsidTr="00BF1B0A">
        <w:trPr>
          <w:del w:id="237" w:author="Kevin Chen" w:date="2020-02-24T16:38:00Z"/>
        </w:trPr>
        <w:tc>
          <w:tcPr>
            <w:tcW w:w="0" w:type="auto"/>
          </w:tcPr>
          <w:p w14:paraId="25670209" w14:textId="2B62698A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38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23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240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Plant 1</w:delText>
              </w:r>
            </w:del>
          </w:p>
        </w:tc>
        <w:tc>
          <w:tcPr>
            <w:tcW w:w="0" w:type="auto"/>
          </w:tcPr>
          <w:p w14:paraId="7BC5E696" w14:textId="7A56F62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4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4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4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10 098</m:t>
                  </w:del>
                </m:r>
              </m:oMath>
            </m:oMathPara>
          </w:p>
        </w:tc>
        <w:tc>
          <w:tcPr>
            <w:tcW w:w="0" w:type="auto"/>
          </w:tcPr>
          <w:p w14:paraId="722C0818" w14:textId="5DD05C9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4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4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4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(25%)</m:t>
                  </w:del>
                </m:r>
              </m:oMath>
            </m:oMathPara>
          </w:p>
        </w:tc>
        <w:tc>
          <w:tcPr>
            <w:tcW w:w="0" w:type="auto"/>
          </w:tcPr>
          <w:p w14:paraId="1E3F6773" w14:textId="1D7DB80C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4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4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01705B75" w14:textId="5884CB2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4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5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5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58</m:t>
                  </w:del>
                </m:r>
              </m:oMath>
            </m:oMathPara>
          </w:p>
        </w:tc>
        <w:tc>
          <w:tcPr>
            <w:tcW w:w="0" w:type="auto"/>
          </w:tcPr>
          <w:p w14:paraId="4E713F37" w14:textId="2ACFB0DD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5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5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5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(22%)</m:t>
                  </w:del>
                </m:r>
              </m:oMath>
            </m:oMathPara>
          </w:p>
        </w:tc>
        <w:tc>
          <w:tcPr>
            <w:tcW w:w="0" w:type="auto"/>
          </w:tcPr>
          <w:p w14:paraId="69930529" w14:textId="7CC0E26D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5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5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4839D594" w14:textId="47A2FE7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5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5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5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13</m:t>
                  </w:del>
                </m:r>
              </m:oMath>
            </m:oMathPara>
          </w:p>
        </w:tc>
        <w:tc>
          <w:tcPr>
            <w:tcW w:w="0" w:type="auto"/>
          </w:tcPr>
          <w:p w14:paraId="6DC366E1" w14:textId="1003949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6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6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6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(26%)</m:t>
                  </w:del>
                </m:r>
              </m:oMath>
            </m:oMathPara>
          </w:p>
        </w:tc>
      </w:tr>
      <w:tr w:rsidR="000C5432" w:rsidRPr="00891799" w:rsidDel="008B5DFA" w14:paraId="541913A7" w14:textId="6F6FA369" w:rsidTr="00BF1B0A">
        <w:trPr>
          <w:del w:id="263" w:author="Kevin Chen" w:date="2020-02-24T16:38:00Z"/>
        </w:trPr>
        <w:tc>
          <w:tcPr>
            <w:tcW w:w="0" w:type="auto"/>
          </w:tcPr>
          <w:p w14:paraId="72CD9A29" w14:textId="2CE8EC0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64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26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266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Plant 2</w:delText>
              </w:r>
            </w:del>
          </w:p>
        </w:tc>
        <w:tc>
          <w:tcPr>
            <w:tcW w:w="0" w:type="auto"/>
          </w:tcPr>
          <w:p w14:paraId="54A009E9" w14:textId="734E9B4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6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6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6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17 181</m:t>
                  </w:del>
                </m:r>
              </m:oMath>
            </m:oMathPara>
          </w:p>
        </w:tc>
        <w:tc>
          <w:tcPr>
            <w:tcW w:w="0" w:type="auto"/>
          </w:tcPr>
          <w:p w14:paraId="1AA90298" w14:textId="35F4F5B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7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7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7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(43%)</m:t>
                  </w:del>
                </m:r>
              </m:oMath>
            </m:oMathPara>
          </w:p>
        </w:tc>
        <w:tc>
          <w:tcPr>
            <w:tcW w:w="0" w:type="auto"/>
          </w:tcPr>
          <w:p w14:paraId="60D5379D" w14:textId="11833890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7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7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EC37D4A" w14:textId="758D99CB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7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7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7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122</m:t>
                  </w:del>
                </m:r>
              </m:oMath>
            </m:oMathPara>
          </w:p>
        </w:tc>
        <w:tc>
          <w:tcPr>
            <w:tcW w:w="0" w:type="auto"/>
          </w:tcPr>
          <w:p w14:paraId="5CAA785E" w14:textId="67ADCB0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7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7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8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(47%)</m:t>
                  </w:del>
                </m:r>
              </m:oMath>
            </m:oMathPara>
          </w:p>
        </w:tc>
        <w:tc>
          <w:tcPr>
            <w:tcW w:w="0" w:type="auto"/>
          </w:tcPr>
          <w:p w14:paraId="12D88AFD" w14:textId="11529739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8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8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858C169" w14:textId="57F3937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8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8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8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30</m:t>
                  </w:del>
                </m:r>
              </m:oMath>
            </m:oMathPara>
          </w:p>
        </w:tc>
        <w:tc>
          <w:tcPr>
            <w:tcW w:w="0" w:type="auto"/>
          </w:tcPr>
          <w:p w14:paraId="2000A726" w14:textId="2DD8C0F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8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8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8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(60%)</m:t>
                  </w:del>
                </m:r>
              </m:oMath>
            </m:oMathPara>
          </w:p>
        </w:tc>
      </w:tr>
      <w:tr w:rsidR="000C5432" w:rsidRPr="00891799" w:rsidDel="008B5DFA" w14:paraId="32C6CD04" w14:textId="6E245521" w:rsidTr="00BF1B0A">
        <w:trPr>
          <w:del w:id="289" w:author="Kevin Chen" w:date="2020-02-24T16:38:00Z"/>
        </w:trPr>
        <w:tc>
          <w:tcPr>
            <w:tcW w:w="0" w:type="auto"/>
          </w:tcPr>
          <w:p w14:paraId="6113C602" w14:textId="72EF776B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90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29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292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tab/>
                <w:delText>Plant 3</w:delText>
              </w:r>
            </w:del>
          </w:p>
        </w:tc>
        <w:tc>
          <w:tcPr>
            <w:tcW w:w="0" w:type="auto"/>
          </w:tcPr>
          <w:p w14:paraId="4EA01A7C" w14:textId="158C61C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9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9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9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12 520</m:t>
                  </w:del>
                </m:r>
              </m:oMath>
            </m:oMathPara>
          </w:p>
        </w:tc>
        <w:tc>
          <w:tcPr>
            <w:tcW w:w="0" w:type="auto"/>
          </w:tcPr>
          <w:p w14:paraId="6F24E621" w14:textId="18FE4D0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29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29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29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(31%)</m:t>
                  </w:del>
                </m:r>
              </m:oMath>
            </m:oMathPara>
          </w:p>
        </w:tc>
        <w:tc>
          <w:tcPr>
            <w:tcW w:w="0" w:type="auto"/>
          </w:tcPr>
          <w:p w14:paraId="759D6D15" w14:textId="6EDCA68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29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0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36EAA74" w14:textId="55B95D6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0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0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0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79</m:t>
                  </w:del>
                </m:r>
              </m:oMath>
            </m:oMathPara>
          </w:p>
        </w:tc>
        <w:tc>
          <w:tcPr>
            <w:tcW w:w="0" w:type="auto"/>
          </w:tcPr>
          <w:p w14:paraId="378DE64E" w14:textId="0AC6280B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0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0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0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(31%)</m:t>
                  </w:del>
                </m:r>
              </m:oMath>
            </m:oMathPara>
          </w:p>
        </w:tc>
        <w:tc>
          <w:tcPr>
            <w:tcW w:w="0" w:type="auto"/>
          </w:tcPr>
          <w:p w14:paraId="59C900B9" w14:textId="6EFAE48B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0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0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0F2D9080" w14:textId="70D3DF7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0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1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1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w:del>
                </m:r>
              </m:oMath>
            </m:oMathPara>
          </w:p>
        </w:tc>
        <w:tc>
          <w:tcPr>
            <w:tcW w:w="0" w:type="auto"/>
          </w:tcPr>
          <w:p w14:paraId="620D496D" w14:textId="6D86F9A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1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1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1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(14%)</m:t>
                  </w:del>
                </m:r>
              </m:oMath>
            </m:oMathPara>
          </w:p>
        </w:tc>
      </w:tr>
      <w:tr w:rsidR="000C5432" w:rsidRPr="00891799" w:rsidDel="008B5DFA" w14:paraId="7ED1A38C" w14:textId="0F77F773" w:rsidTr="00BF1B0A">
        <w:trPr>
          <w:del w:id="315" w:author="Kevin Chen" w:date="2020-02-24T16:38:00Z"/>
        </w:trPr>
        <w:tc>
          <w:tcPr>
            <w:tcW w:w="0" w:type="auto"/>
          </w:tcPr>
          <w:p w14:paraId="0FB3D3F2" w14:textId="65D99AC8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16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31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318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Years at work</w:delText>
              </w:r>
            </w:del>
          </w:p>
        </w:tc>
        <w:tc>
          <w:tcPr>
            <w:tcW w:w="0" w:type="auto"/>
          </w:tcPr>
          <w:p w14:paraId="00D694F4" w14:textId="5D821E7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1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2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2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18.35</m:t>
                  </w:del>
                </m:r>
              </m:oMath>
            </m:oMathPara>
          </w:p>
        </w:tc>
        <w:tc>
          <w:tcPr>
            <w:tcW w:w="0" w:type="auto"/>
          </w:tcPr>
          <w:p w14:paraId="431D044C" w14:textId="6FDAF44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2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2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2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(9.97, 27.15)</m:t>
                  </w:del>
                </m:r>
              </m:oMath>
            </m:oMathPara>
          </w:p>
        </w:tc>
        <w:tc>
          <w:tcPr>
            <w:tcW w:w="0" w:type="auto"/>
          </w:tcPr>
          <w:p w14:paraId="4B3A9F2B" w14:textId="3DDABC6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2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2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22F90579" w14:textId="2711010D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2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2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2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12.57</m:t>
                  </w:del>
                </m:r>
              </m:oMath>
            </m:oMathPara>
          </w:p>
        </w:tc>
        <w:tc>
          <w:tcPr>
            <w:tcW w:w="0" w:type="auto"/>
          </w:tcPr>
          <w:p w14:paraId="4653A60F" w14:textId="19885A82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3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3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3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(6.56, 22.56)</m:t>
                  </w:del>
                </m:r>
              </m:oMath>
            </m:oMathPara>
          </w:p>
        </w:tc>
        <w:tc>
          <w:tcPr>
            <w:tcW w:w="0" w:type="auto"/>
          </w:tcPr>
          <w:p w14:paraId="121662A5" w14:textId="1F04DC0F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3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3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FD31B92" w14:textId="3FCC38FB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3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3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3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9.89</m:t>
                  </w:del>
                </m:r>
              </m:oMath>
            </m:oMathPara>
          </w:p>
        </w:tc>
        <w:tc>
          <w:tcPr>
            <w:tcW w:w="0" w:type="auto"/>
          </w:tcPr>
          <w:p w14:paraId="60D5A2C1" w14:textId="1F4404C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3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3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4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(6.31, 15.91)</m:t>
                  </w:del>
                </m:r>
              </m:oMath>
            </m:oMathPara>
          </w:p>
        </w:tc>
      </w:tr>
      <w:tr w:rsidR="000C5432" w:rsidRPr="00891799" w:rsidDel="008B5DFA" w14:paraId="1329E898" w14:textId="494CD017" w:rsidTr="00BF1B0A">
        <w:trPr>
          <w:del w:id="341" w:author="Kevin Chen" w:date="2020-02-24T16:38:00Z"/>
        </w:trPr>
        <w:tc>
          <w:tcPr>
            <w:tcW w:w="0" w:type="auto"/>
          </w:tcPr>
          <w:p w14:paraId="4B7C1F1B" w14:textId="7D7584F2" w:rsidR="000C5432" w:rsidRPr="00891799" w:rsidDel="008B5DFA" w:rsidRDefault="00D30435" w:rsidP="008B5DFA">
            <w:pPr>
              <w:pStyle w:val="CaptionedFigure"/>
              <w:spacing w:before="100" w:beforeAutospacing="1" w:after="100" w:afterAutospacing="1"/>
              <w:rPr>
                <w:del w:id="342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34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344" w:author="Kevin Chen" w:date="2020-02-24T16:38:00Z">
              <w:r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Calendar year of</w:delText>
              </w:r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hire</w:delText>
              </w:r>
            </w:del>
          </w:p>
        </w:tc>
        <w:tc>
          <w:tcPr>
            <w:tcW w:w="0" w:type="auto"/>
          </w:tcPr>
          <w:p w14:paraId="73C2225A" w14:textId="0C998AA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4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4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4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1965</m:t>
                  </w:del>
                </m:r>
              </m:oMath>
            </m:oMathPara>
          </w:p>
        </w:tc>
        <w:tc>
          <w:tcPr>
            <w:tcW w:w="0" w:type="auto"/>
          </w:tcPr>
          <w:p w14:paraId="79ACC4D6" w14:textId="6440562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4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4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5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(1952, 1973)</m:t>
                  </w:del>
                </m:r>
              </m:oMath>
            </m:oMathPara>
          </w:p>
        </w:tc>
        <w:tc>
          <w:tcPr>
            <w:tcW w:w="0" w:type="auto"/>
          </w:tcPr>
          <w:p w14:paraId="7408468B" w14:textId="1335DA6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5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5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C87259F" w14:textId="49A657E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5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5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5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1962</m:t>
                  </w:del>
                </m:r>
              </m:oMath>
            </m:oMathPara>
          </w:p>
        </w:tc>
        <w:tc>
          <w:tcPr>
            <w:tcW w:w="0" w:type="auto"/>
          </w:tcPr>
          <w:p w14:paraId="67BB50F3" w14:textId="3F3BC40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5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5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5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(1952, 1972)</m:t>
                  </w:del>
                </m:r>
              </m:oMath>
            </m:oMathPara>
          </w:p>
        </w:tc>
        <w:tc>
          <w:tcPr>
            <w:tcW w:w="0" w:type="auto"/>
          </w:tcPr>
          <w:p w14:paraId="181D74CA" w14:textId="72DD59CC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5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6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D161C2F" w14:textId="73CAF1C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6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6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6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1972</m:t>
                  </w:del>
                </m:r>
              </m:oMath>
            </m:oMathPara>
          </w:p>
        </w:tc>
        <w:tc>
          <w:tcPr>
            <w:tcW w:w="0" w:type="auto"/>
          </w:tcPr>
          <w:p w14:paraId="144416C3" w14:textId="708C169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6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6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6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(1954, 1977)</m:t>
                  </w:del>
                </m:r>
              </m:oMath>
            </m:oMathPara>
          </w:p>
        </w:tc>
      </w:tr>
      <w:tr w:rsidR="000C5432" w:rsidRPr="00891799" w:rsidDel="008B5DFA" w14:paraId="03BA49FF" w14:textId="274E732A" w:rsidTr="00BF1B0A">
        <w:trPr>
          <w:del w:id="367" w:author="Kevin Chen" w:date="2020-02-24T16:38:00Z"/>
        </w:trPr>
        <w:tc>
          <w:tcPr>
            <w:tcW w:w="0" w:type="auto"/>
          </w:tcPr>
          <w:p w14:paraId="49CCDA12" w14:textId="3404FB52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68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36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370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Age at hire</w:delText>
              </w:r>
            </w:del>
          </w:p>
        </w:tc>
        <w:tc>
          <w:tcPr>
            <w:tcW w:w="0" w:type="auto"/>
          </w:tcPr>
          <w:p w14:paraId="52D6CFFC" w14:textId="756F21A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7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7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7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25</m:t>
                  </w:del>
                </m:r>
              </m:oMath>
            </m:oMathPara>
          </w:p>
        </w:tc>
        <w:tc>
          <w:tcPr>
            <w:tcW w:w="0" w:type="auto"/>
          </w:tcPr>
          <w:p w14:paraId="15F5E285" w14:textId="07CEC60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7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7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7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(20, 33)</m:t>
                  </w:del>
                </m:r>
              </m:oMath>
            </m:oMathPara>
          </w:p>
        </w:tc>
        <w:tc>
          <w:tcPr>
            <w:tcW w:w="0" w:type="auto"/>
          </w:tcPr>
          <w:p w14:paraId="14FFD858" w14:textId="228F720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7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7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61B5B25" w14:textId="70878D6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7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8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8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24</m:t>
                  </w:del>
                </m:r>
              </m:oMath>
            </m:oMathPara>
          </w:p>
        </w:tc>
        <w:tc>
          <w:tcPr>
            <w:tcW w:w="0" w:type="auto"/>
          </w:tcPr>
          <w:p w14:paraId="5284769A" w14:textId="2483854B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8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8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8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(21, 32)</m:t>
                  </w:del>
                </m:r>
              </m:oMath>
            </m:oMathPara>
          </w:p>
        </w:tc>
        <w:tc>
          <w:tcPr>
            <w:tcW w:w="0" w:type="auto"/>
          </w:tcPr>
          <w:p w14:paraId="3EC6DBD2" w14:textId="649D437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38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8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DEBD403" w14:textId="7D2D3F9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8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8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8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22</m:t>
                  </w:del>
                </m:r>
              </m:oMath>
            </m:oMathPara>
          </w:p>
        </w:tc>
        <w:tc>
          <w:tcPr>
            <w:tcW w:w="0" w:type="auto"/>
          </w:tcPr>
          <w:p w14:paraId="0B31774C" w14:textId="0E3BCDA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9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9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9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(20, 25)</m:t>
                  </w:del>
                </m:r>
              </m:oMath>
            </m:oMathPara>
          </w:p>
        </w:tc>
      </w:tr>
      <w:tr w:rsidR="000C5432" w:rsidRPr="00891799" w:rsidDel="008B5DFA" w14:paraId="30AC9B67" w14:textId="77F9D28E" w:rsidTr="00BF1B0A">
        <w:trPr>
          <w:del w:id="393" w:author="Kevin Chen" w:date="2020-02-24T16:38:00Z"/>
        </w:trPr>
        <w:tc>
          <w:tcPr>
            <w:tcW w:w="0" w:type="auto"/>
          </w:tcPr>
          <w:p w14:paraId="1CB575A2" w14:textId="3013C504" w:rsidR="000C5432" w:rsidRPr="00891799" w:rsidDel="008B5DFA" w:rsidRDefault="00D30435" w:rsidP="008B5DFA">
            <w:pPr>
              <w:pStyle w:val="CaptionedFigure"/>
              <w:spacing w:before="100" w:beforeAutospacing="1" w:after="100" w:afterAutospacing="1"/>
              <w:rPr>
                <w:del w:id="394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39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396" w:author="Kevin Chen" w:date="2020-02-24T16:38:00Z">
              <w:r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Calendar year of</w:delText>
              </w:r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birth</w:delText>
              </w:r>
            </w:del>
          </w:p>
        </w:tc>
        <w:tc>
          <w:tcPr>
            <w:tcW w:w="0" w:type="auto"/>
          </w:tcPr>
          <w:p w14:paraId="786E91F4" w14:textId="408DA83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39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39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39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1937</m:t>
                  </w:del>
                </m:r>
              </m:oMath>
            </m:oMathPara>
          </w:p>
        </w:tc>
        <w:tc>
          <w:tcPr>
            <w:tcW w:w="0" w:type="auto"/>
          </w:tcPr>
          <w:p w14:paraId="44E23022" w14:textId="37821C3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0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0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0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(1922, 1948)</m:t>
                  </w:del>
                </m:r>
              </m:oMath>
            </m:oMathPara>
          </w:p>
        </w:tc>
        <w:tc>
          <w:tcPr>
            <w:tcW w:w="0" w:type="auto"/>
          </w:tcPr>
          <w:p w14:paraId="345D50CF" w14:textId="15814B04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0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0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AF1E179" w14:textId="357A8C43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0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0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0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1935</m:t>
                  </w:del>
                </m:r>
              </m:oMath>
            </m:oMathPara>
          </w:p>
        </w:tc>
        <w:tc>
          <w:tcPr>
            <w:tcW w:w="0" w:type="auto"/>
          </w:tcPr>
          <w:p w14:paraId="2C63DBB7" w14:textId="40B6EE9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0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0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1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(1922, 1948)</m:t>
                  </w:del>
                </m:r>
              </m:oMath>
            </m:oMathPara>
          </w:p>
        </w:tc>
        <w:tc>
          <w:tcPr>
            <w:tcW w:w="0" w:type="auto"/>
          </w:tcPr>
          <w:p w14:paraId="0DF0BF98" w14:textId="44EB0D70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1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1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7F2E1F7" w14:textId="3259644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1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1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1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1950</m:t>
                  </w:del>
                </m:r>
              </m:oMath>
            </m:oMathPara>
          </w:p>
        </w:tc>
        <w:tc>
          <w:tcPr>
            <w:tcW w:w="0" w:type="auto"/>
          </w:tcPr>
          <w:p w14:paraId="6BD39FF6" w14:textId="6A73CFD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1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1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1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(1927, 1955)</m:t>
                  </w:del>
                </m:r>
              </m:oMath>
            </m:oMathPara>
          </w:p>
        </w:tc>
      </w:tr>
      <w:tr w:rsidR="000C5432" w:rsidRPr="00891799" w:rsidDel="008B5DFA" w14:paraId="19CD689B" w14:textId="21500B25" w:rsidTr="00BF1B0A">
        <w:trPr>
          <w:del w:id="419" w:author="Kevin Chen" w:date="2020-02-24T16:38:00Z"/>
        </w:trPr>
        <w:tc>
          <w:tcPr>
            <w:tcW w:w="0" w:type="auto"/>
          </w:tcPr>
          <w:p w14:paraId="68D27BC8" w14:textId="5B422EB8" w:rsidR="000C5432" w:rsidRPr="00891799" w:rsidDel="008B5DFA" w:rsidRDefault="00D30435" w:rsidP="008B5DFA">
            <w:pPr>
              <w:pStyle w:val="CaptionedFigure"/>
              <w:spacing w:before="100" w:beforeAutospacing="1" w:after="100" w:afterAutospacing="1"/>
              <w:rPr>
                <w:del w:id="420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42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422" w:author="Kevin Chen" w:date="2020-02-24T16:38:00Z">
              <w:r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Calendar year of</w:delText>
              </w:r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</w:delText>
              </w:r>
              <w:r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worker exit</w:delText>
              </w:r>
            </w:del>
          </w:p>
        </w:tc>
        <w:tc>
          <w:tcPr>
            <w:tcW w:w="0" w:type="auto"/>
          </w:tcPr>
          <w:p w14:paraId="6DE39ECA" w14:textId="4D85685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2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2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2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1987</m:t>
                  </w:del>
                </m:r>
              </m:oMath>
            </m:oMathPara>
          </w:p>
        </w:tc>
        <w:tc>
          <w:tcPr>
            <w:tcW w:w="0" w:type="auto"/>
          </w:tcPr>
          <w:p w14:paraId="504FA43E" w14:textId="4D7F1C2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2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2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2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(1972, 1994)</m:t>
                  </w:del>
                </m:r>
              </m:oMath>
            </m:oMathPara>
          </w:p>
        </w:tc>
        <w:tc>
          <w:tcPr>
            <w:tcW w:w="0" w:type="auto"/>
          </w:tcPr>
          <w:p w14:paraId="1A5CB7EA" w14:textId="2067D7B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2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3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72085A3B" w14:textId="74AC97A0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3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3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3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1980</m:t>
                  </w:del>
                </m:r>
              </m:oMath>
            </m:oMathPara>
          </w:p>
        </w:tc>
        <w:tc>
          <w:tcPr>
            <w:tcW w:w="0" w:type="auto"/>
          </w:tcPr>
          <w:p w14:paraId="457A7B8D" w14:textId="23ECB15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3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3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3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(1966, 1988)</m:t>
                  </w:del>
                </m:r>
              </m:oMath>
            </m:oMathPara>
          </w:p>
        </w:tc>
        <w:tc>
          <w:tcPr>
            <w:tcW w:w="0" w:type="auto"/>
          </w:tcPr>
          <w:p w14:paraId="06E29C47" w14:textId="4A5C00B7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3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38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3E921148" w14:textId="41D3440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3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4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4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1982</m:t>
                  </w:del>
                </m:r>
              </m:oMath>
            </m:oMathPara>
          </w:p>
        </w:tc>
        <w:tc>
          <w:tcPr>
            <w:tcW w:w="0" w:type="auto"/>
          </w:tcPr>
          <w:p w14:paraId="04ADC78F" w14:textId="661DD3B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4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4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4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(1970, 1988)</m:t>
                  </w:del>
                </m:r>
              </m:oMath>
            </m:oMathPara>
          </w:p>
        </w:tc>
      </w:tr>
      <w:tr w:rsidR="000C5432" w:rsidRPr="00891799" w:rsidDel="008B5DFA" w14:paraId="7A3D5786" w14:textId="763CE483" w:rsidTr="00BF1B0A">
        <w:trPr>
          <w:del w:id="445" w:author="Kevin Chen" w:date="2020-02-24T16:38:00Z"/>
        </w:trPr>
        <w:tc>
          <w:tcPr>
            <w:tcW w:w="0" w:type="auto"/>
          </w:tcPr>
          <w:p w14:paraId="7832C9DD" w14:textId="3ED196BE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46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44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448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Age at </w:delText>
              </w:r>
              <w:r w:rsidR="00D30435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worker exit</w:delText>
              </w:r>
            </w:del>
          </w:p>
        </w:tc>
        <w:tc>
          <w:tcPr>
            <w:tcW w:w="0" w:type="auto"/>
          </w:tcPr>
          <w:p w14:paraId="4F770F08" w14:textId="1167B9F4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4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50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5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47</m:t>
                  </w:del>
                </m:r>
              </m:oMath>
            </m:oMathPara>
          </w:p>
        </w:tc>
        <w:tc>
          <w:tcPr>
            <w:tcW w:w="0" w:type="auto"/>
          </w:tcPr>
          <w:p w14:paraId="2588878A" w14:textId="1469FF2A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5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5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5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(37, 57)</m:t>
                  </w:del>
                </m:r>
              </m:oMath>
            </m:oMathPara>
          </w:p>
        </w:tc>
        <w:tc>
          <w:tcPr>
            <w:tcW w:w="0" w:type="auto"/>
          </w:tcPr>
          <w:p w14:paraId="01C4869D" w14:textId="416EA4F5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5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56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B6CE177" w14:textId="40311EC8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5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58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5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39</m:t>
                  </w:del>
                </m:r>
              </m:oMath>
            </m:oMathPara>
          </w:p>
        </w:tc>
        <w:tc>
          <w:tcPr>
            <w:tcW w:w="0" w:type="auto"/>
          </w:tcPr>
          <w:p w14:paraId="4B12876C" w14:textId="613D2A0C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6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61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6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(32, 52)</m:t>
                  </w:del>
                </m:r>
              </m:oMath>
            </m:oMathPara>
          </w:p>
        </w:tc>
        <w:tc>
          <w:tcPr>
            <w:tcW w:w="0" w:type="auto"/>
          </w:tcPr>
          <w:p w14:paraId="20E20816" w14:textId="0282FD08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6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64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1A5D0345" w14:textId="718E818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6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6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6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34</m:t>
                  </w:del>
                </m:r>
              </m:oMath>
            </m:oMathPara>
          </w:p>
        </w:tc>
        <w:tc>
          <w:tcPr>
            <w:tcW w:w="0" w:type="auto"/>
          </w:tcPr>
          <w:p w14:paraId="7D532848" w14:textId="769CBE49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6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6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7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(28, 43)</m:t>
                  </w:del>
                </m:r>
              </m:oMath>
            </m:oMathPara>
          </w:p>
        </w:tc>
      </w:tr>
      <w:tr w:rsidR="00E22FB3" w:rsidRPr="00891799" w:rsidDel="008B5DFA" w14:paraId="0C179A00" w14:textId="14B48610" w:rsidTr="000C5432">
        <w:trPr>
          <w:del w:id="471" w:author="Kevin Chen" w:date="2020-02-24T16:38:00Z"/>
        </w:trPr>
        <w:tc>
          <w:tcPr>
            <w:tcW w:w="0" w:type="auto"/>
          </w:tcPr>
          <w:p w14:paraId="1E53BC2C" w14:textId="27516155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72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473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w:del w:id="474" w:author="Kevin Chen" w:date="2020-02-24T16:38:00Z">
              <w:r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Age at death among deceased</w:delText>
              </w:r>
            </w:del>
          </w:p>
        </w:tc>
        <w:tc>
          <w:tcPr>
            <w:tcW w:w="0" w:type="auto"/>
          </w:tcPr>
          <w:p w14:paraId="0D66ADA4" w14:textId="11A1B25F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7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76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77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70</m:t>
                  </w:del>
                </m:r>
              </m:oMath>
            </m:oMathPara>
          </w:p>
        </w:tc>
        <w:tc>
          <w:tcPr>
            <w:tcW w:w="0" w:type="auto"/>
          </w:tcPr>
          <w:p w14:paraId="37203542" w14:textId="7DC2635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78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79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80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(60, 79)</m:t>
                  </w:del>
                </m:r>
              </m:oMath>
            </m:oMathPara>
          </w:p>
        </w:tc>
        <w:tc>
          <w:tcPr>
            <w:tcW w:w="0" w:type="auto"/>
          </w:tcPr>
          <w:p w14:paraId="69A80628" w14:textId="25690341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8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82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6E011CEC" w14:textId="6EC3BCB1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83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84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85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51</m:t>
                  </w:del>
                </m:r>
              </m:oMath>
            </m:oMathPara>
          </w:p>
        </w:tc>
        <w:tc>
          <w:tcPr>
            <w:tcW w:w="0" w:type="auto"/>
          </w:tcPr>
          <w:p w14:paraId="3BBF7542" w14:textId="11F78657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86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87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88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(39, 62)</m:t>
                  </w:del>
                </m:r>
              </m:oMath>
            </m:oMathPara>
          </w:p>
        </w:tc>
        <w:tc>
          <w:tcPr>
            <w:tcW w:w="0" w:type="auto"/>
          </w:tcPr>
          <w:p w14:paraId="3B0231A1" w14:textId="5FE97366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48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90" w:author="Kevin Chen" w:date="2020-02-24T16:38:00Z">
                <w:pPr>
                  <w:spacing w:before="100" w:beforeAutospacing="1" w:after="100" w:afterAutospacing="1"/>
                </w:pPr>
              </w:pPrChange>
            </w:pPr>
          </w:p>
        </w:tc>
        <w:tc>
          <w:tcPr>
            <w:tcW w:w="0" w:type="auto"/>
          </w:tcPr>
          <w:p w14:paraId="5E36C05C" w14:textId="165B0B3B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9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92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9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50</m:t>
                  </w:del>
                </m:r>
              </m:oMath>
            </m:oMathPara>
          </w:p>
        </w:tc>
        <w:tc>
          <w:tcPr>
            <w:tcW w:w="0" w:type="auto"/>
          </w:tcPr>
          <w:p w14:paraId="757E5F36" w14:textId="1CD78FCE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49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495" w:author="Kevin Chen" w:date="2020-02-24T16:3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del w:id="49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(38, 57)</m:t>
                  </w:del>
                </m:r>
              </m:oMath>
            </m:oMathPara>
          </w:p>
        </w:tc>
      </w:tr>
      <w:tr w:rsidR="00961FA2" w:rsidRPr="00891799" w:rsidDel="008B5DFA" w14:paraId="3E834407" w14:textId="23DE4335" w:rsidTr="00961FA2">
        <w:trPr>
          <w:del w:id="497" w:author="Kevin Chen" w:date="2020-02-24T16:38:00Z"/>
        </w:trPr>
        <w:tc>
          <w:tcPr>
            <w:tcW w:w="0" w:type="auto"/>
            <w:tcBorders>
              <w:bottom w:val="single" w:sz="4" w:space="0" w:color="auto"/>
            </w:tcBorders>
          </w:tcPr>
          <w:p w14:paraId="007B9D63" w14:textId="2F206592" w:rsidR="000C5432" w:rsidRPr="00891799" w:rsidDel="008B5DFA" w:rsidRDefault="00D30435" w:rsidP="008B5DFA">
            <w:pPr>
              <w:pStyle w:val="CaptionedFigure"/>
              <w:spacing w:before="100" w:beforeAutospacing="1" w:after="100" w:afterAutospacing="1"/>
              <w:rPr>
                <w:del w:id="498" w:author="Kevin Chen" w:date="2020-02-24T16:38:00Z"/>
                <w:rFonts w:ascii="Times New Roman" w:hAnsi="Times New Roman" w:cs="Times New Roman"/>
                <w:b/>
                <w:sz w:val="20"/>
                <w:szCs w:val="20"/>
              </w:rPr>
              <w:pPrChange w:id="499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500" w:author="Kevin Chen" w:date="2020-02-24T16:38:00Z">
              <w:r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>Calendar year of</w:delText>
              </w:r>
              <w:r w:rsidR="000C5432" w:rsidRPr="00891799" w:rsidDel="008B5DFA">
                <w:rPr>
                  <w:rFonts w:ascii="Times New Roman" w:hAnsi="Times New Roman" w:cs="Times New Roman"/>
                  <w:b/>
                  <w:sz w:val="20"/>
                  <w:szCs w:val="20"/>
                </w:rPr>
                <w:delText xml:space="preserve"> death among deceased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5198F6" w14:textId="6185A9A5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01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02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03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1996</m:t>
                  </w:del>
                </m:r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265DF79" w14:textId="65C69AE2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04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05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06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(1984, 2006)</m:t>
                  </w:del>
                </m:r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3AFC96" w14:textId="0F30B290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50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08" w:author="Kevin Chen" w:date="2020-02-24T16:38:00Z">
                <w:pPr>
                  <w:spacing w:before="100" w:beforeAutospacing="1" w:after="40"/>
                </w:pPr>
              </w:pPrChange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6F8DD8F" w14:textId="39F17986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09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10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11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1986</m:t>
                  </w:del>
                </m:r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4589356" w14:textId="644FC2E2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12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13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14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(1978, 1995)</m:t>
                  </w:del>
                </m:r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51922A8" w14:textId="62F45382" w:rsidR="000C5432" w:rsidRPr="00891799" w:rsidDel="008B5DFA" w:rsidRDefault="000C5432" w:rsidP="008B5DFA">
            <w:pPr>
              <w:pStyle w:val="CaptionedFigure"/>
              <w:spacing w:before="100" w:beforeAutospacing="1" w:after="100" w:afterAutospacing="1"/>
              <w:rPr>
                <w:del w:id="515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16" w:author="Kevin Chen" w:date="2020-02-24T16:38:00Z">
                <w:pPr>
                  <w:spacing w:before="100" w:beforeAutospacing="1" w:after="40"/>
                </w:pPr>
              </w:pPrChange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0536DC2" w14:textId="4376FF1D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17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18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19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1993</m:t>
                  </w:del>
                </m:r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BA68683" w14:textId="11E1F0C4" w:rsidR="000C5432" w:rsidRPr="00891799" w:rsidDel="008B5DFA" w:rsidRDefault="00CF2ABB" w:rsidP="008B5DFA">
            <w:pPr>
              <w:pStyle w:val="CaptionedFigure"/>
              <w:spacing w:before="100" w:beforeAutospacing="1" w:after="100" w:afterAutospacing="1"/>
              <w:rPr>
                <w:del w:id="520" w:author="Kevin Chen" w:date="2020-02-24T16:38:00Z"/>
                <w:rFonts w:ascii="Times New Roman" w:hAnsi="Times New Roman" w:cs="Times New Roman"/>
                <w:sz w:val="20"/>
                <w:szCs w:val="20"/>
              </w:rPr>
              <w:pPrChange w:id="521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del w:id="522" w:author="Kevin Chen" w:date="2020-02-24T16:38:00Z">
                    <w:rPr>
                      <w:rFonts w:ascii="Cambria Math" w:hAnsi="Cambria Math" w:cs="Times New Roman"/>
                      <w:sz w:val="20"/>
                      <w:szCs w:val="20"/>
                    </w:rPr>
                    <m:t>(1982, 2004)</m:t>
                  </w:del>
                </m:r>
              </m:oMath>
            </m:oMathPara>
          </w:p>
        </w:tc>
      </w:tr>
      <w:tr w:rsidR="00671A21" w:rsidRPr="00891799" w:rsidDel="008B5DFA" w14:paraId="3B22E12B" w14:textId="71D598A6" w:rsidTr="00AF5911">
        <w:trPr>
          <w:del w:id="523" w:author="Kevin Chen" w:date="2020-02-24T16:38:00Z"/>
        </w:trPr>
        <w:tc>
          <w:tcPr>
            <w:tcW w:w="0" w:type="auto"/>
            <w:gridSpan w:val="9"/>
            <w:tcBorders>
              <w:top w:val="single" w:sz="4" w:space="0" w:color="auto"/>
            </w:tcBorders>
          </w:tcPr>
          <w:p w14:paraId="4CD5A4DF" w14:textId="242D1D9B" w:rsidR="00671A21" w:rsidRPr="002C1A18" w:rsidDel="008B5DFA" w:rsidRDefault="006A0BC2" w:rsidP="008B5DFA">
            <w:pPr>
              <w:pStyle w:val="CaptionedFigure"/>
              <w:spacing w:before="100" w:beforeAutospacing="1" w:after="100" w:afterAutospacing="1"/>
              <w:rPr>
                <w:del w:id="524" w:author="Kevin Chen" w:date="2020-02-24T16:38:00Z"/>
                <w:rFonts w:ascii="Times New Roman" w:eastAsia="MS UI Gothic" w:hAnsi="Times New Roman" w:cs="Times New Roman"/>
                <w:sz w:val="18"/>
                <w:szCs w:val="20"/>
              </w:rPr>
              <w:pPrChange w:id="525" w:author="Kevin Chen" w:date="2020-02-24T16:38:00Z">
                <w:pPr>
                  <w:pStyle w:val="Compact"/>
                  <w:spacing w:before="40" w:after="40"/>
                </w:pPr>
              </w:pPrChange>
            </w:pPr>
            <w:del w:id="526" w:author="Kevin Chen" w:date="2020-02-24T16:38:00Z">
              <w:r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>Statistics shown are median (first quartile, third quartile), unless otherwise indicated.</w:delText>
              </w:r>
            </w:del>
          </w:p>
        </w:tc>
      </w:tr>
      <w:tr w:rsidR="00961FA2" w:rsidRPr="00891799" w:rsidDel="008B5DFA" w14:paraId="5B77ABE6" w14:textId="611BC4CA" w:rsidTr="00AF5911">
        <w:trPr>
          <w:del w:id="527" w:author="Kevin Chen" w:date="2020-02-24T16:38:00Z"/>
        </w:trPr>
        <w:tc>
          <w:tcPr>
            <w:tcW w:w="0" w:type="auto"/>
            <w:gridSpan w:val="9"/>
            <w:tcBorders>
              <w:top w:val="single" w:sz="4" w:space="0" w:color="auto"/>
            </w:tcBorders>
          </w:tcPr>
          <w:p w14:paraId="44250683" w14:textId="41E09E0A" w:rsidR="00961FA2" w:rsidRPr="002C1A18" w:rsidDel="008B5DFA" w:rsidRDefault="00351B14" w:rsidP="008B5DFA">
            <w:pPr>
              <w:pStyle w:val="CaptionedFigure"/>
              <w:spacing w:before="100" w:beforeAutospacing="1" w:after="100" w:afterAutospacing="1"/>
              <w:rPr>
                <w:del w:id="528" w:author="Kevin Chen" w:date="2020-02-24T16:38:00Z"/>
                <w:rFonts w:ascii="Times New Roman" w:eastAsia="Cambria" w:hAnsi="Times New Roman" w:cs="Times New Roman"/>
                <w:sz w:val="18"/>
                <w:szCs w:val="20"/>
              </w:rPr>
              <w:pPrChange w:id="529" w:author="Kevin Chen" w:date="2020-02-24T16:38:00Z">
                <w:pPr>
                  <w:pStyle w:val="Compact"/>
                  <w:spacing w:before="40" w:after="100" w:afterAutospacing="1"/>
                </w:pPr>
              </w:pPrChange>
            </w:pPr>
            <w:del w:id="530" w:author="Kevin Chen" w:date="2020-02-24T16:38:00Z">
              <w:r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  <w:vertAlign w:val="superscript"/>
                </w:rPr>
                <w:delText>a</w:delText>
              </w:r>
              <w:r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 xml:space="preserve"> </w:delText>
              </w:r>
              <w:r w:rsidR="00961FA2"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>Those of unknown race were assumed to be white, based on observed data.</w:delText>
              </w:r>
            </w:del>
          </w:p>
        </w:tc>
      </w:tr>
      <w:tr w:rsidR="00961FA2" w:rsidRPr="00891799" w:rsidDel="008B5DFA" w14:paraId="450470A2" w14:textId="15F9FD9B" w:rsidTr="00D61F22">
        <w:trPr>
          <w:del w:id="531" w:author="Kevin Chen" w:date="2020-02-24T16:38:00Z"/>
        </w:trPr>
        <w:tc>
          <w:tcPr>
            <w:tcW w:w="0" w:type="auto"/>
            <w:gridSpan w:val="9"/>
            <w:tcBorders>
              <w:bottom w:val="single" w:sz="4" w:space="0" w:color="auto"/>
            </w:tcBorders>
          </w:tcPr>
          <w:p w14:paraId="190A8E5E" w14:textId="368E8E68" w:rsidR="00961FA2" w:rsidRPr="002C1A18" w:rsidDel="008B5DFA" w:rsidRDefault="00351B14" w:rsidP="008B5DFA">
            <w:pPr>
              <w:pStyle w:val="CaptionedFigure"/>
              <w:spacing w:before="100" w:beforeAutospacing="1" w:after="100" w:afterAutospacing="1"/>
              <w:rPr>
                <w:del w:id="532" w:author="Kevin Chen" w:date="2020-02-24T16:38:00Z"/>
                <w:rFonts w:ascii="Times New Roman" w:eastAsia="Cambria" w:hAnsi="Times New Roman" w:cs="Times New Roman"/>
                <w:sz w:val="18"/>
                <w:szCs w:val="20"/>
              </w:rPr>
              <w:pPrChange w:id="533" w:author="Kevin Chen" w:date="2020-02-24T16:38:00Z">
                <w:pPr>
                  <w:pStyle w:val="Compact"/>
                  <w:spacing w:before="100" w:beforeAutospacing="1" w:after="40"/>
                </w:pPr>
              </w:pPrChange>
            </w:pPr>
            <w:del w:id="534" w:author="Kevin Chen" w:date="2020-02-24T16:38:00Z">
              <w:r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  <w:vertAlign w:val="superscript"/>
                </w:rPr>
                <w:delText>b</w:delText>
              </w:r>
              <w:r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 xml:space="preserve"> </w:delText>
              </w:r>
              <w:r w:rsidR="00961FA2" w:rsidRPr="002C1A18" w:rsidDel="008B5DFA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>For those who worked at multiple sites, plant was taken to be the site where they accrued the most work record time.</w:delText>
              </w:r>
            </w:del>
          </w:p>
        </w:tc>
      </w:tr>
    </w:tbl>
    <w:p w14:paraId="5661D170" w14:textId="336B5FFA" w:rsidR="00F03CB8" w:rsidRPr="00891799" w:rsidDel="006D69AC" w:rsidRDefault="00EE24AA" w:rsidP="008B5DFA">
      <w:pPr>
        <w:pStyle w:val="CaptionedFigure"/>
        <w:spacing w:before="100" w:beforeAutospacing="1" w:after="100" w:afterAutospacing="1"/>
        <w:rPr>
          <w:del w:id="535" w:author="Kevin Chen" w:date="2020-02-24T17:00:00Z"/>
          <w:rFonts w:ascii="Times New Roman" w:hAnsi="Times New Roman" w:cs="Times New Roman"/>
          <w:sz w:val="20"/>
          <w:szCs w:val="20"/>
        </w:rPr>
        <w:pPrChange w:id="536" w:author="Kevin Chen" w:date="2020-02-24T16:38:00Z">
          <w:pPr>
            <w:pStyle w:val="BodyText"/>
          </w:pPr>
        </w:pPrChange>
      </w:pPr>
      <w:del w:id="537" w:author="Kevin Chen" w:date="2020-02-24T16:38:00Z">
        <w:r w:rsidRPr="00891799" w:rsidDel="008B5DFA">
          <w:rPr>
            <w:rFonts w:ascii="Times New Roman" w:hAnsi="Times New Roman" w:cs="Times New Roman"/>
            <w:sz w:val="20"/>
            <w:szCs w:val="20"/>
          </w:rPr>
          <w:br w:type="page"/>
        </w:r>
      </w:del>
      <w:del w:id="538" w:author="Kevin Chen" w:date="2020-02-24T17:00:00Z">
        <w:r w:rsidR="00F03CB8" w:rsidRPr="00891799" w:rsidDel="006D69AC">
          <w:rPr>
            <w:rFonts w:ascii="Times New Roman" w:hAnsi="Times New Roman" w:cs="Times New Roman"/>
            <w:b/>
            <w:sz w:val="20"/>
            <w:szCs w:val="20"/>
          </w:rPr>
          <w:delText>eFigure 2.</w:delText>
        </w:r>
        <w:r w:rsidR="00F03CB8" w:rsidRPr="00891799" w:rsidDel="006D69AC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  <w:commentRangeStart w:id="539"/>
        <w:r w:rsidR="00BB6461" w:rsidRPr="00891799" w:rsidDel="006D69AC">
          <w:rPr>
            <w:rFonts w:ascii="Times New Roman" w:hAnsi="Times New Roman" w:cs="Times New Roman"/>
            <w:sz w:val="20"/>
            <w:szCs w:val="20"/>
          </w:rPr>
          <w:delText xml:space="preserve">Crude risks by calendar year in the </w:delText>
        </w:r>
        <w:r w:rsidR="00BB6461" w:rsidRPr="00891799" w:rsidDel="006D69AC">
          <w:rPr>
            <w:rFonts w:ascii="Times New Roman" w:hAnsi="Times New Roman" w:cs="Times New Roman"/>
            <w:b/>
            <w:sz w:val="20"/>
            <w:szCs w:val="20"/>
          </w:rPr>
          <w:delText>UAW-GM Cohort</w:delText>
        </w:r>
        <w:r w:rsidR="00BB6461" w:rsidRPr="00891799" w:rsidDel="006D69AC">
          <w:rPr>
            <w:rFonts w:ascii="Times New Roman" w:hAnsi="Times New Roman" w:cs="Times New Roman"/>
            <w:sz w:val="20"/>
            <w:szCs w:val="20"/>
          </w:rPr>
          <w:delText>.</w:delText>
        </w:r>
        <w:commentRangeEnd w:id="539"/>
        <w:r w:rsidR="00DC0A11" w:rsidDel="006D69AC">
          <w:rPr>
            <w:rStyle w:val="CommentReference"/>
          </w:rPr>
          <w:commentReference w:id="539"/>
        </w:r>
      </w:del>
    </w:p>
    <w:p w14:paraId="4B706564" w14:textId="1D894CEA" w:rsidR="005A3340" w:rsidRPr="006256F5" w:rsidRDefault="00F03CB8" w:rsidP="006D69AC">
      <w:pPr>
        <w:pStyle w:val="CaptionedFigure"/>
        <w:rPr>
          <w:ins w:id="540" w:author="Kevin Chen" w:date="2020-02-24T16:39:00Z"/>
          <w:rFonts w:ascii="Times New Roman" w:hAnsi="Times New Roman" w:cs="Times New Roman"/>
          <w:i/>
          <w:sz w:val="20"/>
          <w:szCs w:val="20"/>
          <w:rPrChange w:id="541" w:author="Kevin Chen" w:date="2020-02-24T16:39:00Z">
            <w:rPr>
              <w:ins w:id="542" w:author="Kevin Chen" w:date="2020-02-24T16:39:00Z"/>
            </w:rPr>
          </w:rPrChange>
        </w:rPr>
        <w:pPrChange w:id="543" w:author="Kevin Chen" w:date="2020-02-24T17:00:00Z">
          <w:pPr>
            <w:pStyle w:val="ImageCaption"/>
          </w:pPr>
        </w:pPrChange>
      </w:pPr>
      <w:del w:id="544" w:author="Kevin Chen" w:date="2020-02-24T17:00:00Z">
        <w:r w:rsidRPr="00891799" w:rsidDel="006D69AC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090E85CD" wp14:editId="0D2FC99D">
              <wp:extent cx="5334000" cy="2491945"/>
              <wp:effectExtent l="0" t="0" r="0" b="0"/>
              <wp:docPr id="4" name="Picture" descr="eFigure 2. Crude risk of suicide (left) and the combined outcome of suicide and fatal overdose (right) by calendar year in the full UAW-GM cohort. Categorical point estimates and confidence intervals are shown for intervals of roughly five years in width. Continuous risk estimates and confidence bands were computed over year-specific estimates. Rug plots show date of death among cases.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crude_risk_suicide_despair_by_calyear.png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919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545" w:author="Kevin Chen" w:date="2020-02-24T16:39:00Z">
        <w:r w:rsidR="006256F5" w:rsidRPr="006256F5">
          <w:rPr>
            <w:rFonts w:ascii="Times New Roman" w:hAnsi="Times New Roman" w:cs="Times New Roman"/>
            <w:b/>
            <w:i/>
            <w:sz w:val="20"/>
            <w:szCs w:val="20"/>
            <w:rPrChange w:id="546" w:author="Kevin Chen" w:date="2020-02-24T16:39:00Z">
              <w:rPr>
                <w:b/>
              </w:rPr>
            </w:rPrChange>
          </w:rPr>
          <w:t xml:space="preserve">eFigure </w:t>
        </w:r>
      </w:ins>
      <w:ins w:id="547" w:author="Kevin Chen" w:date="2020-02-24T17:00:00Z">
        <w:r w:rsidR="006D69AC">
          <w:rPr>
            <w:rFonts w:ascii="Times New Roman" w:hAnsi="Times New Roman" w:cs="Times New Roman"/>
            <w:b/>
            <w:i/>
            <w:sz w:val="20"/>
            <w:szCs w:val="20"/>
          </w:rPr>
          <w:t>3</w:t>
        </w:r>
      </w:ins>
      <w:bookmarkStart w:id="548" w:name="_GoBack"/>
      <w:bookmarkEnd w:id="548"/>
      <w:ins w:id="549" w:author="Kevin Chen" w:date="2020-02-24T16:39:00Z">
        <w:r w:rsidR="006256F5" w:rsidRPr="006256F5">
          <w:rPr>
            <w:rFonts w:ascii="Times New Roman" w:hAnsi="Times New Roman" w:cs="Times New Roman"/>
            <w:b/>
            <w:i/>
            <w:sz w:val="20"/>
            <w:szCs w:val="20"/>
            <w:rPrChange w:id="550" w:author="Kevin Chen" w:date="2020-02-24T16:39:00Z">
              <w:rPr>
                <w:b/>
              </w:rPr>
            </w:rPrChange>
          </w:rPr>
          <w:t>.</w:t>
        </w:r>
        <w:r w:rsidR="006256F5" w:rsidRPr="006256F5">
          <w:rPr>
            <w:rFonts w:ascii="Times New Roman" w:hAnsi="Times New Roman" w:cs="Times New Roman"/>
            <w:i/>
            <w:sz w:val="20"/>
            <w:szCs w:val="20"/>
            <w:rPrChange w:id="551" w:author="Kevin Chen" w:date="2020-02-24T16:39:00Z">
              <w:rPr/>
            </w:rPrChange>
          </w:rPr>
          <w:t xml:space="preserve"> Histograms of time between worker exit date and date of suicide in the </w:t>
        </w:r>
        <w:r w:rsidR="006256F5" w:rsidRPr="006256F5">
          <w:rPr>
            <w:rFonts w:ascii="Times New Roman" w:hAnsi="Times New Roman" w:cs="Times New Roman"/>
            <w:b/>
            <w:i/>
            <w:sz w:val="20"/>
            <w:szCs w:val="20"/>
            <w:rPrChange w:id="552" w:author="Kevin Chen" w:date="2020-02-24T16:39:00Z">
              <w:rPr>
                <w:b/>
              </w:rPr>
            </w:rPrChange>
          </w:rPr>
          <w:t>UAW-GM Cohort</w:t>
        </w:r>
        <w:r w:rsidR="006256F5" w:rsidRPr="006256F5">
          <w:rPr>
            <w:rFonts w:ascii="Times New Roman" w:hAnsi="Times New Roman" w:cs="Times New Roman"/>
            <w:i/>
            <w:sz w:val="20"/>
            <w:szCs w:val="20"/>
            <w:rPrChange w:id="553" w:author="Kevin Chen" w:date="2020-02-24T16:39:00Z">
              <w:rPr/>
            </w:rPrChange>
          </w:rPr>
          <w:t xml:space="preserve"> restricted to men employed in or after 1970. Bins corresponding to cases that occurred while employed are indicated in purple.</w:t>
        </w:r>
      </w:ins>
    </w:p>
    <w:p w14:paraId="31EE8AFD" w14:textId="790C000A" w:rsidR="005A3340" w:rsidRDefault="005A3340" w:rsidP="00032E95">
      <w:pPr>
        <w:pStyle w:val="CaptionedFigure"/>
        <w:jc w:val="center"/>
        <w:rPr>
          <w:ins w:id="554" w:author="Kevin Chen" w:date="2020-02-24T16:39:00Z"/>
        </w:rPr>
        <w:pPrChange w:id="555" w:author="Kevin Chen" w:date="2020-02-24T16:39:00Z">
          <w:pPr>
            <w:pStyle w:val="CaptionedFigure"/>
          </w:pPr>
        </w:pPrChange>
      </w:pPr>
      <w:ins w:id="556" w:author="Kevin Chen" w:date="2020-02-24T16:39:00Z">
        <w:r>
          <w:rPr>
            <w:noProof/>
            <w:lang w:eastAsia="zh-CN"/>
          </w:rPr>
          <w:drawing>
            <wp:inline distT="0" distB="0" distL="0" distR="0" wp14:anchorId="16E0DC4E" wp14:editId="315DDDA0">
              <wp:extent cx="5943600" cy="2804795"/>
              <wp:effectExtent l="0" t="0" r="0" b="0"/>
              <wp:docPr id="12" name="Picture 12" descr="eFigure 3. Histograms of time between worker exit date and date of suicide in the UAW-GM Cohort restricted to men employed in or after 1970. Bins corresponding to cases that occurred while employed are indicated in purple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eFigure 3. Histograms of time between worker exit date and date of suicide in the UAW-GM Cohort restricted to men employed in or after 1970. Bins corresponding to cases that occurred while employed are indicated in purple.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804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DFD87A9" w14:textId="77777777" w:rsidR="005A3340" w:rsidRPr="00891799" w:rsidRDefault="005A3340" w:rsidP="005A3340">
      <w:pPr>
        <w:pStyle w:val="CaptionedFigure"/>
        <w:rPr>
          <w:rFonts w:ascii="Times New Roman" w:hAnsi="Times New Roman" w:cs="Times New Roman"/>
          <w:sz w:val="20"/>
          <w:szCs w:val="20"/>
        </w:rPr>
        <w:pPrChange w:id="557" w:author="Kevin Chen" w:date="2020-02-24T16:39:00Z">
          <w:pPr>
            <w:pStyle w:val="CaptionedFigure"/>
            <w:jc w:val="center"/>
          </w:pPr>
        </w:pPrChange>
      </w:pPr>
    </w:p>
    <w:p w14:paraId="578337C1" w14:textId="711ABD1C" w:rsidR="00D15204" w:rsidRPr="009E4BAD" w:rsidDel="009E4BAD" w:rsidRDefault="0078158E" w:rsidP="00026EBB">
      <w:pPr>
        <w:pStyle w:val="CaptionedFigure"/>
        <w:rPr>
          <w:del w:id="558" w:author="Kevin Chen" w:date="2020-02-24T16:54:00Z"/>
          <w:rFonts w:ascii="Times New Roman" w:hAnsi="Times New Roman" w:cs="Times New Roman"/>
          <w:sz w:val="20"/>
          <w:szCs w:val="20"/>
          <w:rPrChange w:id="559" w:author="Kevin Chen" w:date="2020-02-24T16:54:00Z">
            <w:rPr>
              <w:del w:id="560" w:author="Kevin Chen" w:date="2020-02-24T16:54:00Z"/>
              <w:rFonts w:ascii="Times New Roman" w:hAnsi="Times New Roman" w:cs="Times New Roman"/>
              <w:sz w:val="20"/>
              <w:szCs w:val="20"/>
            </w:rPr>
          </w:rPrChange>
        </w:rPr>
        <w:pPrChange w:id="561" w:author="Kevin Chen" w:date="2020-02-24T16:59:00Z">
          <w:pPr>
            <w:pStyle w:val="CaptionedFigure"/>
          </w:pPr>
        </w:pPrChange>
      </w:pPr>
      <w:r w:rsidRPr="00891799">
        <w:rPr>
          <w:rFonts w:ascii="Times New Roman" w:hAnsi="Times New Roman" w:cs="Times New Roman"/>
          <w:sz w:val="20"/>
          <w:szCs w:val="20"/>
        </w:rPr>
        <w:br w:type="page"/>
      </w:r>
      <w:commentRangeStart w:id="562"/>
      <w:del w:id="563" w:author="Kevin Chen" w:date="2020-02-24T16:59:00Z">
        <w:r w:rsidR="00B20DEE" w:rsidRPr="00891799" w:rsidDel="00026EBB">
          <w:rPr>
            <w:rFonts w:ascii="Times New Roman" w:hAnsi="Times New Roman" w:cs="Times New Roman"/>
            <w:b/>
            <w:sz w:val="20"/>
            <w:szCs w:val="20"/>
          </w:rPr>
          <w:lastRenderedPageBreak/>
          <w:delText xml:space="preserve">eFigure </w:delText>
        </w:r>
      </w:del>
      <w:commentRangeStart w:id="564"/>
      <w:del w:id="565" w:author="Kevin Chen" w:date="2020-02-24T16:54:00Z">
        <w:r w:rsidR="00B20DEE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3</w:delText>
        </w:r>
      </w:del>
      <w:del w:id="566" w:author="Kevin Chen" w:date="2020-02-24T16:59:00Z">
        <w:r w:rsidR="00B20DEE" w:rsidRPr="00891799" w:rsidDel="00026EBB">
          <w:rPr>
            <w:rFonts w:ascii="Times New Roman" w:hAnsi="Times New Roman" w:cs="Times New Roman"/>
            <w:b/>
            <w:sz w:val="20"/>
            <w:szCs w:val="20"/>
          </w:rPr>
          <w:delText>.</w:delText>
        </w:r>
        <w:commentRangeEnd w:id="562"/>
        <w:r w:rsidR="00DC0A11" w:rsidDel="00026EBB">
          <w:rPr>
            <w:rStyle w:val="CommentReference"/>
          </w:rPr>
          <w:commentReference w:id="562"/>
        </w:r>
        <w:r w:rsidR="00B20DEE" w:rsidRPr="00891799" w:rsidDel="00026EBB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</w:del>
      <w:del w:id="567" w:author="Kevin Chen" w:date="2020-02-24T16:54:00Z">
        <w:r w:rsidR="00C25A10" w:rsidRPr="009E4BAD" w:rsidDel="009E4BAD">
          <w:rPr>
            <w:rFonts w:ascii="Times New Roman" w:hAnsi="Times New Roman" w:cs="Times New Roman"/>
            <w:sz w:val="20"/>
            <w:szCs w:val="20"/>
            <w:rPrChange w:id="568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Follow-up diagram </w:delText>
        </w:r>
        <w:commentRangeEnd w:id="564"/>
        <w:r w:rsidR="00DC0A11" w:rsidRPr="009E4BAD" w:rsidDel="009E4BAD">
          <w:rPr>
            <w:rStyle w:val="CommentReference"/>
            <w:rFonts w:ascii="Times New Roman" w:hAnsi="Times New Roman" w:cs="Times New Roman"/>
            <w:sz w:val="20"/>
            <w:szCs w:val="20"/>
            <w:rPrChange w:id="569" w:author="Kevin Chen" w:date="2020-02-24T16:54:00Z">
              <w:rPr>
                <w:rStyle w:val="CommentReference"/>
              </w:rPr>
            </w:rPrChange>
          </w:rPr>
          <w:commentReference w:id="564"/>
        </w:r>
        <w:r w:rsidR="00C25A10" w:rsidRPr="009E4BAD" w:rsidDel="009E4BAD">
          <w:rPr>
            <w:rFonts w:ascii="Times New Roman" w:hAnsi="Times New Roman" w:cs="Times New Roman"/>
            <w:sz w:val="20"/>
            <w:szCs w:val="20"/>
            <w:rPrChange w:id="570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for </w:delText>
        </w:r>
        <w:r w:rsidR="00C25A10" w:rsidRPr="009E4BAD" w:rsidDel="009E4BAD">
          <w:rPr>
            <w:rFonts w:ascii="Times New Roman" w:hAnsi="Times New Roman" w:cs="Times New Roman"/>
            <w:b/>
            <w:sz w:val="20"/>
            <w:szCs w:val="20"/>
            <w:rPrChange w:id="571" w:author="Kevin Chen" w:date="2020-02-24T16:54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suicide</w:delText>
        </w:r>
        <w:r w:rsidR="00C25A10" w:rsidRPr="009E4BAD" w:rsidDel="009E4BAD">
          <w:rPr>
            <w:rFonts w:ascii="Times New Roman" w:hAnsi="Times New Roman" w:cs="Times New Roman"/>
            <w:sz w:val="20"/>
            <w:szCs w:val="20"/>
            <w:rPrChange w:id="572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 cases in the </w:delText>
        </w:r>
        <w:r w:rsidR="00C25A10" w:rsidRPr="009E4BAD" w:rsidDel="009E4BAD">
          <w:rPr>
            <w:rFonts w:ascii="Times New Roman" w:hAnsi="Times New Roman" w:cs="Times New Roman"/>
            <w:b/>
            <w:sz w:val="20"/>
            <w:szCs w:val="20"/>
            <w:rPrChange w:id="573" w:author="Kevin Chen" w:date="2020-02-24T16:54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UAW-GM Cohort</w:delText>
        </w:r>
        <w:r w:rsidR="00C25A10" w:rsidRPr="009E4BAD" w:rsidDel="009E4BAD">
          <w:rPr>
            <w:rFonts w:ascii="Times New Roman" w:hAnsi="Times New Roman" w:cs="Times New Roman"/>
            <w:sz w:val="20"/>
            <w:szCs w:val="20"/>
            <w:rPrChange w:id="574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 organized </w:delText>
        </w:r>
      </w:del>
      <w:ins w:id="575" w:author="Microsoft Office User" w:date="2020-02-17T21:59:00Z">
        <w:del w:id="576" w:author="Kevin Chen" w:date="2020-02-24T16:54:00Z">
          <w:r w:rsidR="00DC0A11" w:rsidRPr="009E4BAD" w:rsidDel="009E4BAD">
            <w:rPr>
              <w:rFonts w:ascii="Times New Roman" w:hAnsi="Times New Roman" w:cs="Times New Roman"/>
              <w:sz w:val="20"/>
              <w:szCs w:val="20"/>
              <w:rPrChange w:id="577" w:author="Kevin Chen" w:date="2020-02-24T16:54:00Z">
                <w:rPr>
                  <w:rFonts w:ascii="Times New Roman" w:hAnsi="Times New Roman" w:cs="Times New Roman"/>
                  <w:sz w:val="20"/>
                  <w:szCs w:val="20"/>
                </w:rPr>
              </w:rPrChange>
            </w:rPr>
            <w:delText xml:space="preserve">arranged </w:delText>
          </w:r>
        </w:del>
      </w:ins>
      <w:del w:id="578" w:author="Kevin Chen" w:date="2020-02-24T16:54:00Z">
        <w:r w:rsidR="00C25A10" w:rsidRPr="009E4BAD" w:rsidDel="009E4BAD">
          <w:rPr>
            <w:rFonts w:ascii="Times New Roman" w:hAnsi="Times New Roman" w:cs="Times New Roman"/>
            <w:sz w:val="20"/>
            <w:szCs w:val="20"/>
            <w:rPrChange w:id="579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>by date of hire. The vertical dotted line represents administrative end of follow-up (December 31, 2015).</w:delText>
        </w:r>
      </w:del>
    </w:p>
    <w:p w14:paraId="5FFEB916" w14:textId="69825387" w:rsidR="003F65EE" w:rsidRPr="009E4BAD" w:rsidDel="009E4BAD" w:rsidRDefault="00B20DEE" w:rsidP="00026EBB">
      <w:pPr>
        <w:pStyle w:val="CaptionedFigure"/>
        <w:rPr>
          <w:del w:id="580" w:author="Kevin Chen" w:date="2020-02-24T16:54:00Z"/>
          <w:rFonts w:ascii="Times New Roman" w:hAnsi="Times New Roman" w:cs="Times New Roman"/>
          <w:sz w:val="20"/>
          <w:szCs w:val="20"/>
          <w:rPrChange w:id="581" w:author="Kevin Chen" w:date="2020-02-24T16:54:00Z">
            <w:rPr>
              <w:del w:id="582" w:author="Kevin Chen" w:date="2020-02-24T16:54:00Z"/>
              <w:rFonts w:ascii="Times New Roman" w:hAnsi="Times New Roman" w:cs="Times New Roman"/>
              <w:sz w:val="20"/>
              <w:szCs w:val="20"/>
            </w:rPr>
          </w:rPrChange>
        </w:rPr>
        <w:pPrChange w:id="583" w:author="Kevin Chen" w:date="2020-02-24T16:59:00Z">
          <w:pPr>
            <w:pStyle w:val="CaptionedFigure"/>
            <w:jc w:val="center"/>
          </w:pPr>
        </w:pPrChange>
      </w:pPr>
      <w:del w:id="584" w:author="Kevin Chen" w:date="2020-02-24T16:54:00Z">
        <w:r w:rsidRPr="009E4BAD" w:rsidDel="009E4BAD">
          <w:rPr>
            <w:rFonts w:ascii="Times New Roman" w:hAnsi="Times New Roman" w:cs="Times New Roman"/>
            <w:noProof/>
            <w:sz w:val="20"/>
            <w:szCs w:val="20"/>
            <w:lang w:eastAsia="zh-CN"/>
            <w:rPrChange w:id="585" w:author="Kevin Chen" w:date="2020-02-24T16:54:00Z">
              <w:rPr>
                <w:rFonts w:ascii="Times New Roman" w:hAnsi="Times New Roman" w:cs="Times New Roman"/>
                <w:noProof/>
                <w:sz w:val="20"/>
                <w:szCs w:val="20"/>
                <w:lang w:eastAsia="zh-CN"/>
              </w:rPr>
            </w:rPrChange>
          </w:rPr>
          <w:drawing>
            <wp:inline distT="0" distB="0" distL="0" distR="0" wp14:anchorId="7D565217" wp14:editId="30D8D6E9">
              <wp:extent cx="4323338" cy="7772400"/>
              <wp:effectExtent l="0" t="0" r="0" b="0"/>
              <wp:docPr id="6" name="Picture" descr="Follow-up diagram for suicide cases in the UAW-GM Cohort organized by date of hire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suicide-hire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23338" cy="777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4A0F66E5" w14:textId="1F0B2B83" w:rsidR="00F13B7E" w:rsidRPr="00891799" w:rsidDel="00026EBB" w:rsidRDefault="00B20DEE" w:rsidP="00026EBB">
      <w:pPr>
        <w:pStyle w:val="CaptionedFigure"/>
        <w:rPr>
          <w:del w:id="586" w:author="Kevin Chen" w:date="2020-02-24T16:59:00Z"/>
          <w:rFonts w:ascii="Times New Roman" w:hAnsi="Times New Roman" w:cs="Times New Roman"/>
          <w:sz w:val="20"/>
          <w:szCs w:val="20"/>
        </w:rPr>
        <w:pPrChange w:id="587" w:author="Kevin Chen" w:date="2020-02-24T16:59:00Z">
          <w:pPr>
            <w:pStyle w:val="TableCaption"/>
            <w:spacing w:before="100" w:beforeAutospacing="1" w:after="100" w:afterAutospacing="1"/>
          </w:pPr>
        </w:pPrChange>
      </w:pPr>
      <w:del w:id="588" w:author="Kevin Chen" w:date="2020-02-24T16:54:00Z">
        <w:r w:rsidRPr="009E4BAD" w:rsidDel="009E4BAD">
          <w:rPr>
            <w:rFonts w:ascii="Times New Roman" w:hAnsi="Times New Roman" w:cs="Times New Roman"/>
            <w:sz w:val="20"/>
            <w:szCs w:val="20"/>
            <w:rPrChange w:id="589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br w:type="page"/>
        </w:r>
        <w:r w:rsidR="00F13B7E" w:rsidRPr="009E4BAD" w:rsidDel="009E4BAD">
          <w:rPr>
            <w:rFonts w:ascii="Times New Roman" w:hAnsi="Times New Roman" w:cs="Times New Roman"/>
            <w:b/>
            <w:sz w:val="20"/>
            <w:szCs w:val="20"/>
            <w:rPrChange w:id="590" w:author="Kevin Chen" w:date="2020-02-24T16:54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 xml:space="preserve">Figure </w:delText>
        </w:r>
        <w:r w:rsidR="00740CB0" w:rsidRPr="009E4BAD" w:rsidDel="009E4BAD">
          <w:rPr>
            <w:rFonts w:ascii="Times New Roman" w:hAnsi="Times New Roman" w:cs="Times New Roman"/>
            <w:b/>
            <w:sz w:val="20"/>
            <w:szCs w:val="20"/>
            <w:rPrChange w:id="591" w:author="Kevin Chen" w:date="2020-02-24T16:54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4</w:delText>
        </w:r>
        <w:r w:rsidR="00F13B7E" w:rsidRPr="009E4BAD" w:rsidDel="009E4BAD">
          <w:rPr>
            <w:rFonts w:ascii="Times New Roman" w:hAnsi="Times New Roman" w:cs="Times New Roman"/>
            <w:b/>
            <w:sz w:val="20"/>
            <w:szCs w:val="20"/>
            <w:rPrChange w:id="592" w:author="Kevin Chen" w:date="2020-02-24T16:54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.</w:delText>
        </w:r>
        <w:r w:rsidR="00F13B7E" w:rsidRPr="009E4BAD" w:rsidDel="009E4BAD">
          <w:rPr>
            <w:rFonts w:ascii="Times New Roman" w:hAnsi="Times New Roman" w:cs="Times New Roman"/>
            <w:sz w:val="20"/>
            <w:szCs w:val="20"/>
            <w:rPrChange w:id="593" w:author="Kevin Chen" w:date="2020-02-24T16:54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 </w:delText>
        </w:r>
        <w:r w:rsidR="003557B6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Follow-up diagram for </w:delText>
        </w:r>
        <w:r w:rsidR="003557B6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suicide</w:delText>
        </w:r>
      </w:del>
      <w:ins w:id="594" w:author="Microsoft Office User" w:date="2020-02-17T22:10:00Z">
        <w:del w:id="595" w:author="Kevin Chen" w:date="2020-02-24T16:54:00Z">
          <w:r w:rsidR="008D7868" w:rsidDel="009E4BAD">
            <w:rPr>
              <w:rFonts w:ascii="Times New Roman" w:hAnsi="Times New Roman" w:cs="Times New Roman"/>
              <w:sz w:val="20"/>
              <w:szCs w:val="20"/>
            </w:rPr>
            <w:delText xml:space="preserve">s </w:delText>
          </w:r>
        </w:del>
      </w:ins>
      <w:del w:id="596" w:author="Kevin Chen" w:date="2020-02-24T16:54:00Z">
        <w:r w:rsidR="003557B6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cases in the </w:delText>
        </w:r>
        <w:r w:rsidR="003557B6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UAW-GM Cohort</w:delText>
        </w:r>
        <w:r w:rsidR="003557B6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organized by employment </w:delText>
        </w:r>
        <w:r w:rsidR="00D30435" w:rsidDel="009E4BAD">
          <w:rPr>
            <w:rFonts w:ascii="Times New Roman" w:hAnsi="Times New Roman" w:cs="Times New Roman"/>
            <w:sz w:val="20"/>
            <w:szCs w:val="20"/>
          </w:rPr>
          <w:delText>worker exit</w:delText>
        </w:r>
        <w:r w:rsidR="003557B6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date. </w:delText>
        </w:r>
      </w:del>
      <w:del w:id="597" w:author="Kevin Chen" w:date="2020-02-24T16:59:00Z">
        <w:r w:rsidR="003557B6" w:rsidRPr="00891799" w:rsidDel="00026EBB">
          <w:rPr>
            <w:rFonts w:ascii="Times New Roman" w:hAnsi="Times New Roman" w:cs="Times New Roman"/>
            <w:sz w:val="20"/>
            <w:szCs w:val="20"/>
          </w:rPr>
          <w:delText>The vertical dotted line represents administrative end of follow-up (December 31, 2015).</w:delText>
        </w:r>
      </w:del>
    </w:p>
    <w:p w14:paraId="4BEB3A3B" w14:textId="759F8577" w:rsidR="003F65EE" w:rsidRPr="00891799" w:rsidDel="00026EBB" w:rsidRDefault="003557B6" w:rsidP="00026EBB">
      <w:pPr>
        <w:pStyle w:val="CaptionedFigure"/>
        <w:rPr>
          <w:del w:id="598" w:author="Kevin Chen" w:date="2020-02-24T16:59:00Z"/>
          <w:rFonts w:ascii="Times New Roman" w:hAnsi="Times New Roman" w:cs="Times New Roman"/>
          <w:sz w:val="20"/>
          <w:szCs w:val="20"/>
        </w:rPr>
        <w:pPrChange w:id="599" w:author="Kevin Chen" w:date="2020-02-24T16:59:00Z">
          <w:pPr>
            <w:pStyle w:val="CaptionedFigure"/>
            <w:jc w:val="center"/>
          </w:pPr>
        </w:pPrChange>
      </w:pPr>
      <w:del w:id="600" w:author="Kevin Chen" w:date="2020-02-24T16:59:00Z">
        <w:r w:rsidRPr="00891799" w:rsidDel="00026EBB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3163B6C4" wp14:editId="59674343">
              <wp:extent cx="4114800" cy="7397496"/>
              <wp:effectExtent l="0" t="0" r="0" b="0"/>
              <wp:docPr id="5" name="Picture" descr="Follow-up diagram for suicide cases in the UAW-GM Cohort organized by employment termination date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suicide-jobloss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73974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1A25B783" w14:textId="05923F32" w:rsidR="00F13B7E" w:rsidRPr="00891799" w:rsidDel="009E4BAD" w:rsidRDefault="00F13B7E" w:rsidP="00026EBB">
      <w:pPr>
        <w:pStyle w:val="CaptionedFigure"/>
        <w:rPr>
          <w:del w:id="601" w:author="Kevin Chen" w:date="2020-02-24T16:53:00Z"/>
          <w:rFonts w:ascii="Times New Roman" w:hAnsi="Times New Roman" w:cs="Times New Roman"/>
          <w:sz w:val="20"/>
          <w:szCs w:val="20"/>
        </w:rPr>
        <w:pPrChange w:id="602" w:author="Kevin Chen" w:date="2020-02-24T16:59:00Z">
          <w:pPr>
            <w:pStyle w:val="CaptionedFigure"/>
            <w:jc w:val="center"/>
          </w:pPr>
        </w:pPrChange>
      </w:pPr>
      <w:del w:id="603" w:author="Kevin Chen" w:date="2020-02-24T16:59:00Z">
        <w:r w:rsidRPr="00891799" w:rsidDel="00026EBB">
          <w:rPr>
            <w:rFonts w:ascii="Times New Roman" w:hAnsi="Times New Roman" w:cs="Times New Roman"/>
            <w:sz w:val="20"/>
            <w:szCs w:val="20"/>
          </w:rPr>
          <w:br w:type="page"/>
        </w:r>
      </w:del>
      <w:del w:id="604" w:author="Kevin Chen" w:date="2020-02-24T16:53:00Z">
        <w:r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 xml:space="preserve">eFigure </w:delText>
        </w:r>
        <w:r w:rsidR="00FC3588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5</w:delText>
        </w:r>
        <w:r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.</w:delText>
        </w:r>
        <w:r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  <w:r w:rsidR="00C86741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Follow-up diagram for </w:delText>
        </w:r>
        <w:r w:rsidR="00C86741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fatal overdose</w:delText>
        </w:r>
        <w:r w:rsidR="00C86741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cases in the </w:delText>
        </w:r>
        <w:r w:rsidR="00C86741"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UAW-GM Cohort</w:delText>
        </w:r>
        <w:r w:rsidR="00C86741" w:rsidRPr="00891799" w:rsidDel="009E4BAD">
          <w:rPr>
            <w:rFonts w:ascii="Times New Roman" w:hAnsi="Times New Roman" w:cs="Times New Roman"/>
            <w:sz w:val="20"/>
            <w:szCs w:val="20"/>
          </w:rPr>
          <w:delText xml:space="preserve"> organized by hire date. The vertical dotted line represents administrative end of follow-up (December 31, 2015).</w:delText>
        </w:r>
      </w:del>
    </w:p>
    <w:p w14:paraId="33FDDA68" w14:textId="072CB1E0" w:rsidR="0089410E" w:rsidRPr="00891799" w:rsidDel="009E4BAD" w:rsidRDefault="00A33E27" w:rsidP="00026EBB">
      <w:pPr>
        <w:pStyle w:val="CaptionedFigure"/>
        <w:rPr>
          <w:del w:id="605" w:author="Kevin Chen" w:date="2020-02-24T16:53:00Z"/>
          <w:rFonts w:ascii="Times New Roman" w:hAnsi="Times New Roman" w:cs="Times New Roman"/>
          <w:sz w:val="20"/>
          <w:szCs w:val="20"/>
        </w:rPr>
        <w:pPrChange w:id="606" w:author="Kevin Chen" w:date="2020-02-24T16:59:00Z">
          <w:pPr>
            <w:pStyle w:val="CaptionedFigure"/>
            <w:jc w:val="center"/>
          </w:pPr>
        </w:pPrChange>
      </w:pPr>
      <w:del w:id="607" w:author="Kevin Chen" w:date="2020-02-24T16:53:00Z">
        <w:r w:rsidRPr="00891799" w:rsidDel="009E4BAD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698C34CF" wp14:editId="42D2D060">
              <wp:extent cx="4114800" cy="4526280"/>
              <wp:effectExtent l="0" t="0" r="0" b="7620"/>
              <wp:docPr id="10" name="Picture" descr="Follow-up diagram for fatal overdose cases in the UAW-GM Cohort organized by hire date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overdose-hire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4526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2CB09C01" w14:textId="7A4073C4" w:rsidR="00F13B7E" w:rsidRPr="00891799" w:rsidDel="004A0838" w:rsidRDefault="00F13B7E" w:rsidP="00026EBB">
      <w:pPr>
        <w:pStyle w:val="CaptionedFigure"/>
        <w:rPr>
          <w:del w:id="608" w:author="Kevin Chen" w:date="2020-02-24T16:55:00Z"/>
          <w:rFonts w:ascii="Times New Roman" w:hAnsi="Times New Roman" w:cs="Times New Roman"/>
          <w:sz w:val="20"/>
          <w:szCs w:val="20"/>
        </w:rPr>
        <w:pPrChange w:id="609" w:author="Kevin Chen" w:date="2020-02-24T16:59:00Z">
          <w:pPr>
            <w:pStyle w:val="TableCaption"/>
            <w:spacing w:before="100" w:beforeAutospacing="1" w:after="100" w:afterAutospacing="1"/>
            <w:jc w:val="center"/>
          </w:pPr>
        </w:pPrChange>
      </w:pPr>
      <w:del w:id="610" w:author="Kevin Chen" w:date="2020-02-24T16:53:00Z">
        <w:r w:rsidRPr="00891799" w:rsidDel="009E4BAD">
          <w:rPr>
            <w:rFonts w:ascii="Times New Roman" w:hAnsi="Times New Roman" w:cs="Times New Roman"/>
            <w:sz w:val="20"/>
            <w:szCs w:val="20"/>
          </w:rPr>
          <w:br w:type="page"/>
        </w:r>
      </w:del>
      <w:del w:id="611" w:author="Kevin Chen" w:date="2020-02-24T16:59:00Z">
        <w:r w:rsidRPr="00891799" w:rsidDel="00026EBB">
          <w:rPr>
            <w:rFonts w:ascii="Times New Roman" w:hAnsi="Times New Roman" w:cs="Times New Roman"/>
            <w:b/>
            <w:sz w:val="20"/>
            <w:szCs w:val="20"/>
          </w:rPr>
          <w:delText xml:space="preserve">eFigure </w:delText>
        </w:r>
      </w:del>
      <w:del w:id="612" w:author="Kevin Chen" w:date="2020-02-24T16:54:00Z">
        <w:r w:rsidRPr="00891799" w:rsidDel="009E4BAD">
          <w:rPr>
            <w:rFonts w:ascii="Times New Roman" w:hAnsi="Times New Roman" w:cs="Times New Roman"/>
            <w:b/>
            <w:sz w:val="20"/>
            <w:szCs w:val="20"/>
          </w:rPr>
          <w:delText>6</w:delText>
        </w:r>
      </w:del>
      <w:del w:id="613" w:author="Kevin Chen" w:date="2020-02-24T16:59:00Z">
        <w:r w:rsidRPr="00891799" w:rsidDel="00026EBB">
          <w:rPr>
            <w:rFonts w:ascii="Times New Roman" w:hAnsi="Times New Roman" w:cs="Times New Roman"/>
            <w:b/>
            <w:sz w:val="20"/>
            <w:szCs w:val="20"/>
          </w:rPr>
          <w:delText>.</w:delText>
        </w:r>
        <w:r w:rsidRPr="00891799" w:rsidDel="00026EBB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</w:del>
      <w:del w:id="614" w:author="Kevin Chen" w:date="2020-02-24T16:55:00Z">
        <w:r w:rsidR="009B5F45" w:rsidRPr="00891799" w:rsidDel="004A0838">
          <w:rPr>
            <w:rFonts w:ascii="Times New Roman" w:hAnsi="Times New Roman" w:cs="Times New Roman"/>
            <w:sz w:val="20"/>
            <w:szCs w:val="20"/>
          </w:rPr>
          <w:delText xml:space="preserve">Follow-up diagram for </w:delText>
        </w:r>
        <w:r w:rsidR="009B5F45" w:rsidRPr="00891799" w:rsidDel="004A0838">
          <w:rPr>
            <w:rFonts w:ascii="Times New Roman" w:hAnsi="Times New Roman" w:cs="Times New Roman"/>
            <w:b/>
            <w:sz w:val="20"/>
            <w:szCs w:val="20"/>
          </w:rPr>
          <w:delText>fatal overdose</w:delText>
        </w:r>
      </w:del>
      <w:ins w:id="615" w:author="Microsoft Office User" w:date="2020-02-17T22:00:00Z">
        <w:del w:id="616" w:author="Kevin Chen" w:date="2020-02-24T16:55:00Z">
          <w:r w:rsidR="00DC0A11" w:rsidDel="004A0838">
            <w:rPr>
              <w:rFonts w:ascii="Times New Roman" w:hAnsi="Times New Roman" w:cs="Times New Roman"/>
              <w:sz w:val="20"/>
              <w:szCs w:val="20"/>
            </w:rPr>
            <w:delText xml:space="preserve">s </w:delText>
          </w:r>
        </w:del>
      </w:ins>
      <w:del w:id="617" w:author="Kevin Chen" w:date="2020-02-24T16:55:00Z">
        <w:r w:rsidR="009B5F45" w:rsidRPr="00891799" w:rsidDel="004A0838">
          <w:rPr>
            <w:rFonts w:ascii="Times New Roman" w:hAnsi="Times New Roman" w:cs="Times New Roman"/>
            <w:sz w:val="20"/>
            <w:szCs w:val="20"/>
          </w:rPr>
          <w:delText xml:space="preserve"> cases in the </w:delText>
        </w:r>
        <w:r w:rsidR="009B5F45" w:rsidRPr="00891799" w:rsidDel="004A0838">
          <w:rPr>
            <w:rFonts w:ascii="Times New Roman" w:hAnsi="Times New Roman" w:cs="Times New Roman"/>
            <w:b/>
            <w:sz w:val="20"/>
            <w:szCs w:val="20"/>
          </w:rPr>
          <w:delText>UAW-GM Cohort</w:delText>
        </w:r>
        <w:r w:rsidR="009B5F45" w:rsidRPr="00891799" w:rsidDel="004A0838">
          <w:rPr>
            <w:rFonts w:ascii="Times New Roman" w:hAnsi="Times New Roman" w:cs="Times New Roman"/>
            <w:sz w:val="20"/>
            <w:szCs w:val="20"/>
          </w:rPr>
          <w:delText>. The vertical dotted line represents administrative end of follow-up (December 31, 2015).</w:delText>
        </w:r>
      </w:del>
    </w:p>
    <w:p w14:paraId="0E5D8C23" w14:textId="1F2CF561" w:rsidR="0089410E" w:rsidRPr="00891799" w:rsidDel="00026EBB" w:rsidRDefault="00293A4B" w:rsidP="00026EBB">
      <w:pPr>
        <w:pStyle w:val="CaptionedFigure"/>
        <w:rPr>
          <w:del w:id="618" w:author="Kevin Chen" w:date="2020-02-24T16:59:00Z"/>
          <w:rFonts w:ascii="Times New Roman" w:hAnsi="Times New Roman" w:cs="Times New Roman"/>
          <w:sz w:val="20"/>
          <w:szCs w:val="20"/>
        </w:rPr>
        <w:pPrChange w:id="619" w:author="Kevin Chen" w:date="2020-02-24T16:59:00Z">
          <w:pPr>
            <w:pStyle w:val="CaptionedFigure"/>
          </w:pPr>
        </w:pPrChange>
      </w:pPr>
      <w:del w:id="620" w:author="Kevin Chen" w:date="2020-02-24T16:59:00Z">
        <w:r w:rsidRPr="00891799" w:rsidDel="00026EBB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2C90D149" wp14:editId="4AB9B243">
              <wp:extent cx="4114800" cy="4526280"/>
              <wp:effectExtent l="0" t="0" r="0" b="7620"/>
              <wp:docPr id="7" name="Picture" descr="Follow-up diagram for fatal overdose cases in the UAW-GM Cohort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overdose-jobloss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4526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35D5CFEA" w14:textId="1ACE4103" w:rsidR="008B431B" w:rsidRPr="0051371D" w:rsidDel="00481CB2" w:rsidRDefault="00F13B7E" w:rsidP="00026EBB">
      <w:pPr>
        <w:pStyle w:val="CaptionedFigure"/>
        <w:rPr>
          <w:del w:id="621" w:author="Kevin Chen" w:date="2020-02-24T16:40:00Z"/>
          <w:rFonts w:ascii="Times New Roman" w:hAnsi="Times New Roman" w:cs="Times New Roman"/>
          <w:b/>
          <w:sz w:val="20"/>
          <w:szCs w:val="20"/>
          <w:rPrChange w:id="622" w:author="Kevin Chen" w:date="2020-02-24T16:41:00Z">
            <w:rPr>
              <w:del w:id="623" w:author="Kevin Chen" w:date="2020-02-24T16:40:00Z"/>
              <w:rFonts w:ascii="Times New Roman" w:hAnsi="Times New Roman" w:cs="Times New Roman"/>
              <w:sz w:val="20"/>
              <w:szCs w:val="20"/>
            </w:rPr>
          </w:rPrChange>
        </w:rPr>
        <w:pPrChange w:id="624" w:author="Kevin Chen" w:date="2020-02-24T16:59:00Z">
          <w:pPr/>
        </w:pPrChange>
      </w:pPr>
      <w:del w:id="625" w:author="Kevin Chen" w:date="2020-02-24T16:59:00Z">
        <w:r w:rsidRPr="00891799" w:rsidDel="00026EBB">
          <w:rPr>
            <w:rFonts w:ascii="Times New Roman" w:hAnsi="Times New Roman" w:cs="Times New Roman"/>
            <w:sz w:val="20"/>
            <w:szCs w:val="20"/>
          </w:rPr>
          <w:br w:type="page"/>
        </w:r>
      </w:del>
      <w:del w:id="626" w:author="Kevin Chen" w:date="2020-02-24T16:40:00Z"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27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 xml:space="preserve">eFigure 7. </w:delText>
        </w:r>
        <w:commentRangeStart w:id="628"/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29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Histograms </w:delText>
        </w:r>
        <w:commentRangeEnd w:id="628"/>
        <w:r w:rsidR="0063786F" w:rsidRPr="0051371D" w:rsidDel="00481CB2">
          <w:rPr>
            <w:rStyle w:val="CommentReference"/>
            <w:rFonts w:ascii="Times New Roman" w:hAnsi="Times New Roman" w:cs="Times New Roman"/>
            <w:b/>
            <w:sz w:val="20"/>
            <w:szCs w:val="20"/>
            <w:rPrChange w:id="630" w:author="Kevin Chen" w:date="2020-02-24T16:41:00Z">
              <w:rPr>
                <w:rStyle w:val="CommentReference"/>
              </w:rPr>
            </w:rPrChange>
          </w:rPr>
          <w:commentReference w:id="628"/>
        </w:r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31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of time between date of </w:delText>
        </w:r>
        <w:r w:rsidR="00D30435" w:rsidRPr="0051371D" w:rsidDel="00481CB2">
          <w:rPr>
            <w:rFonts w:ascii="Times New Roman" w:hAnsi="Times New Roman" w:cs="Times New Roman"/>
            <w:b/>
            <w:sz w:val="20"/>
            <w:szCs w:val="20"/>
            <w:rPrChange w:id="632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>worker exit</w:delText>
        </w:r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33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 and date of suicide in the </w:delText>
        </w:r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34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UAW-GM Cohort</w:delText>
        </w:r>
        <w:r w:rsidR="008B431B" w:rsidRPr="0051371D" w:rsidDel="00481CB2">
          <w:rPr>
            <w:rFonts w:ascii="Times New Roman" w:hAnsi="Times New Roman" w:cs="Times New Roman"/>
            <w:b/>
            <w:sz w:val="20"/>
            <w:szCs w:val="20"/>
            <w:rPrChange w:id="635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>.</w:delText>
        </w:r>
      </w:del>
    </w:p>
    <w:p w14:paraId="66961C7F" w14:textId="7DB01AFD" w:rsidR="00E930EF" w:rsidRPr="0051371D" w:rsidDel="00481CB2" w:rsidRDefault="0047285D" w:rsidP="00026EBB">
      <w:pPr>
        <w:pStyle w:val="CaptionedFigure"/>
        <w:rPr>
          <w:del w:id="636" w:author="Kevin Chen" w:date="2020-02-24T16:40:00Z"/>
          <w:rFonts w:ascii="Times New Roman" w:hAnsi="Times New Roman" w:cs="Times New Roman"/>
          <w:b/>
          <w:sz w:val="20"/>
          <w:szCs w:val="20"/>
          <w:rPrChange w:id="637" w:author="Kevin Chen" w:date="2020-02-24T16:41:00Z">
            <w:rPr>
              <w:del w:id="638" w:author="Kevin Chen" w:date="2020-02-24T16:40:00Z"/>
              <w:rFonts w:ascii="Times New Roman" w:hAnsi="Times New Roman" w:cs="Times New Roman"/>
              <w:sz w:val="20"/>
              <w:szCs w:val="20"/>
            </w:rPr>
          </w:rPrChange>
        </w:rPr>
        <w:pPrChange w:id="639" w:author="Kevin Chen" w:date="2020-02-24T16:59:00Z">
          <w:pPr>
            <w:pStyle w:val="CaptionedFigure"/>
            <w:jc w:val="center"/>
          </w:pPr>
        </w:pPrChange>
      </w:pPr>
      <w:del w:id="640" w:author="Kevin Chen" w:date="2020-02-24T16:40:00Z">
        <w:r w:rsidRPr="0051371D" w:rsidDel="00481CB2">
          <w:rPr>
            <w:rFonts w:ascii="Times New Roman" w:hAnsi="Times New Roman" w:cs="Times New Roman"/>
            <w:b/>
            <w:noProof/>
            <w:sz w:val="20"/>
            <w:szCs w:val="20"/>
            <w:lang w:eastAsia="zh-CN"/>
            <w:rPrChange w:id="641" w:author="Kevin Chen" w:date="2020-02-24T16:41:00Z">
              <w:rPr>
                <w:noProof/>
                <w:lang w:eastAsia="zh-CN"/>
              </w:rPr>
            </w:rPrChange>
          </w:rPr>
          <w:drawing>
            <wp:inline distT="0" distB="0" distL="0" distR="0" wp14:anchorId="50F89EE3" wp14:editId="6CF44F8A">
              <wp:extent cx="5559552" cy="2715768"/>
              <wp:effectExtent l="0" t="0" r="3175" b="8890"/>
              <wp:docPr id="2" name="Picture" descr="Histograms of time between worker exit date and date of suicide in the UAW-GM Cohor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hist_time_till_suicide_two_views.png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59552" cy="271576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10AD542E" w14:textId="4377B5EF" w:rsidR="0051371D" w:rsidRDefault="00F70195" w:rsidP="00026EBB">
      <w:pPr>
        <w:pStyle w:val="CaptionedFigure"/>
        <w:rPr>
          <w:ins w:id="642" w:author="Kevin Chen" w:date="2020-02-24T16:42:00Z"/>
          <w:rFonts w:ascii="Times New Roman" w:hAnsi="Times New Roman" w:cs="Times New Roman"/>
          <w:i/>
          <w:sz w:val="20"/>
          <w:szCs w:val="20"/>
        </w:rPr>
        <w:pPrChange w:id="643" w:author="Kevin Chen" w:date="2020-02-24T16:59:00Z">
          <w:pPr>
            <w:pStyle w:val="TableCaption"/>
          </w:pPr>
        </w:pPrChange>
      </w:pPr>
      <w:r w:rsidRPr="0051371D">
        <w:rPr>
          <w:rFonts w:ascii="Times New Roman" w:hAnsi="Times New Roman" w:cs="Times New Roman"/>
          <w:b/>
          <w:sz w:val="20"/>
          <w:szCs w:val="20"/>
          <w:rPrChange w:id="644" w:author="Kevin Chen" w:date="2020-02-24T16:41:00Z">
            <w:rPr/>
          </w:rPrChange>
        </w:rPr>
        <w:t xml:space="preserve">eTable </w:t>
      </w:r>
      <w:del w:id="645" w:author="Kevin Chen" w:date="2020-02-24T16:40:00Z">
        <w:r w:rsidRPr="0051371D" w:rsidDel="003E2C9B">
          <w:rPr>
            <w:rFonts w:ascii="Times New Roman" w:hAnsi="Times New Roman" w:cs="Times New Roman"/>
            <w:b/>
            <w:sz w:val="20"/>
            <w:szCs w:val="20"/>
            <w:rPrChange w:id="646" w:author="Kevin Chen" w:date="2020-02-24T16:41:00Z">
              <w:rPr/>
            </w:rPrChange>
          </w:rPr>
          <w:delText>2</w:delText>
        </w:r>
      </w:del>
      <w:ins w:id="647" w:author="Kevin Chen" w:date="2020-02-24T16:40:00Z">
        <w:r w:rsidR="003E2C9B" w:rsidRPr="0051371D">
          <w:rPr>
            <w:rFonts w:ascii="Times New Roman" w:hAnsi="Times New Roman" w:cs="Times New Roman"/>
            <w:b/>
            <w:sz w:val="20"/>
            <w:szCs w:val="20"/>
            <w:rPrChange w:id="648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t>1</w:t>
        </w:r>
      </w:ins>
      <w:r w:rsidRPr="0051371D">
        <w:rPr>
          <w:rFonts w:ascii="Times New Roman" w:hAnsi="Times New Roman" w:cs="Times New Roman"/>
          <w:b/>
          <w:sz w:val="20"/>
          <w:szCs w:val="20"/>
          <w:rPrChange w:id="649" w:author="Kevin Chen" w:date="2020-02-24T16:41:00Z">
            <w:rPr/>
          </w:rPrChange>
        </w:rPr>
        <w:t>.</w:t>
      </w:r>
      <w:r w:rsidRPr="0051371D">
        <w:rPr>
          <w:rFonts w:ascii="Times New Roman" w:hAnsi="Times New Roman" w:cs="Times New Roman"/>
          <w:sz w:val="20"/>
          <w:szCs w:val="20"/>
          <w:rPrChange w:id="650" w:author="Kevin Chen" w:date="2020-02-24T16:41:00Z">
            <w:rPr/>
          </w:rPrChange>
        </w:rPr>
        <w:t xml:space="preserve"> </w:t>
      </w:r>
      <w:ins w:id="651" w:author="Kevin Chen" w:date="2020-02-24T16:41:00Z">
        <w:r w:rsidR="0051371D" w:rsidRPr="0051371D">
          <w:rPr>
            <w:rFonts w:ascii="Times New Roman" w:hAnsi="Times New Roman" w:cs="Times New Roman"/>
            <w:sz w:val="20"/>
            <w:szCs w:val="20"/>
            <w:rPrChange w:id="652" w:author="Kevin Chen" w:date="2020-02-24T16:41:00Z">
              <w:rPr/>
            </w:rPrChange>
          </w:rPr>
          <w:t xml:space="preserve">Adjusted hazard ratio estimates for </w:t>
        </w:r>
        <w:r w:rsidR="0051371D" w:rsidRPr="0051371D">
          <w:rPr>
            <w:rFonts w:ascii="Times New Roman" w:hAnsi="Times New Roman" w:cs="Times New Roman"/>
            <w:b/>
            <w:sz w:val="20"/>
            <w:szCs w:val="20"/>
            <w:rPrChange w:id="653" w:author="Kevin Chen" w:date="2020-02-24T16:41:00Z">
              <w:rPr>
                <w:b/>
              </w:rPr>
            </w:rPrChange>
          </w:rPr>
          <w:t>suicide</w:t>
        </w:r>
        <w:r w:rsidR="0051371D" w:rsidRPr="0051371D">
          <w:rPr>
            <w:rFonts w:ascii="Times New Roman" w:hAnsi="Times New Roman" w:cs="Times New Roman"/>
            <w:sz w:val="20"/>
            <w:szCs w:val="20"/>
            <w:rPrChange w:id="654" w:author="Kevin Chen" w:date="2020-02-24T16:41:00Z">
              <w:rPr/>
            </w:rPrChange>
          </w:rPr>
          <w:t xml:space="preserve"> in the </w:t>
        </w:r>
        <w:r w:rsidR="0051371D" w:rsidRPr="0051371D">
          <w:rPr>
            <w:rFonts w:ascii="Times New Roman" w:hAnsi="Times New Roman" w:cs="Times New Roman"/>
            <w:b/>
            <w:sz w:val="20"/>
            <w:szCs w:val="20"/>
            <w:rPrChange w:id="655" w:author="Kevin Chen" w:date="2020-02-24T16:41:00Z">
              <w:rPr>
                <w:b/>
              </w:rPr>
            </w:rPrChange>
          </w:rPr>
          <w:t>UAW-GM Cohort</w:t>
        </w:r>
        <w:r w:rsidR="0051371D" w:rsidRPr="0051371D">
          <w:rPr>
            <w:rFonts w:ascii="Times New Roman" w:hAnsi="Times New Roman" w:cs="Times New Roman"/>
            <w:sz w:val="20"/>
            <w:szCs w:val="20"/>
            <w:rPrChange w:id="656" w:author="Kevin Chen" w:date="2020-02-24T16:41:00Z">
              <w:rPr/>
            </w:rPrChange>
          </w:rPr>
          <w:t xml:space="preserve"> restricted to men employed in or after 1970. Cases that occurred within a week after the recorded worker exit date were assumed to have occurred while still employed.</w:t>
        </w:r>
      </w:ins>
    </w:p>
    <w:tbl>
      <w:tblPr>
        <w:tblStyle w:val="Table1"/>
        <w:tblW w:w="9010" w:type="dxa"/>
        <w:jc w:val="center"/>
        <w:tblLayout w:type="fixed"/>
        <w:tblCellMar>
          <w:left w:w="115" w:type="dxa"/>
          <w:right w:w="115" w:type="dxa"/>
        </w:tblCellMar>
        <w:tblLook w:val="07E0" w:firstRow="1" w:lastRow="1" w:firstColumn="1" w:lastColumn="1" w:noHBand="1" w:noVBand="1"/>
        <w:tblCaption w:val="Estimated hazard ratios for suicide by job status in the full cohort, with follow-up through 2015. Women were excluded from this analysis due to the small number of observed cases."/>
      </w:tblPr>
      <w:tblGrid>
        <w:gridCol w:w="2016"/>
        <w:gridCol w:w="1656"/>
        <w:gridCol w:w="250"/>
        <w:gridCol w:w="547"/>
        <w:gridCol w:w="720"/>
        <w:gridCol w:w="1152"/>
        <w:gridCol w:w="250"/>
        <w:gridCol w:w="547"/>
        <w:gridCol w:w="720"/>
        <w:gridCol w:w="1152"/>
        <w:tblGridChange w:id="657">
          <w:tblGrid>
            <w:gridCol w:w="2016"/>
            <w:gridCol w:w="1656"/>
            <w:gridCol w:w="72"/>
            <w:gridCol w:w="178"/>
            <w:gridCol w:w="72"/>
            <w:gridCol w:w="720"/>
            <w:gridCol w:w="720"/>
            <w:gridCol w:w="907"/>
            <w:gridCol w:w="245"/>
            <w:gridCol w:w="5"/>
            <w:gridCol w:w="245"/>
            <w:gridCol w:w="576"/>
            <w:gridCol w:w="1152"/>
            <w:gridCol w:w="446"/>
            <w:gridCol w:w="706"/>
          </w:tblGrid>
        </w:tblGridChange>
      </w:tblGrid>
      <w:tr w:rsidR="0044346E" w:rsidRPr="005E36EF" w14:paraId="7C3A25A5" w14:textId="77777777" w:rsidTr="00587636">
        <w:trPr>
          <w:jc w:val="center"/>
          <w:ins w:id="658" w:author="Kevin Chen" w:date="2020-02-24T16:49:00Z"/>
        </w:trPr>
        <w:tc>
          <w:tcPr>
            <w:tcW w:w="2016" w:type="dxa"/>
            <w:tcBorders>
              <w:top w:val="single" w:sz="4" w:space="0" w:color="auto"/>
            </w:tcBorders>
            <w:vAlign w:val="bottom"/>
          </w:tcPr>
          <w:p w14:paraId="2D9C92CA" w14:textId="77777777" w:rsidR="0044346E" w:rsidRPr="005E36EF" w:rsidRDefault="0044346E" w:rsidP="00B24450">
            <w:pPr>
              <w:spacing w:before="100" w:beforeAutospacing="1" w:after="40"/>
              <w:rPr>
                <w:ins w:id="659" w:author="Kevin Chen" w:date="2020-02-24T16:49:00Z"/>
                <w:rFonts w:ascii="Times New Roman" w:hAnsi="Times New Roman" w:cs="Times New Roman"/>
                <w:sz w:val="20"/>
                <w:szCs w:val="20"/>
                <w:rPrChange w:id="660" w:author="Kevin Chen" w:date="2020-02-24T16:48:00Z">
                  <w:rPr>
                    <w:ins w:id="661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Borders>
              <w:top w:val="single" w:sz="4" w:space="0" w:color="auto"/>
            </w:tcBorders>
            <w:vAlign w:val="bottom"/>
          </w:tcPr>
          <w:p w14:paraId="6AB80C4C" w14:textId="77777777" w:rsidR="0044346E" w:rsidRPr="005E36EF" w:rsidRDefault="0044346E" w:rsidP="00B24450">
            <w:pPr>
              <w:spacing w:before="100" w:beforeAutospacing="1" w:after="40"/>
              <w:rPr>
                <w:ins w:id="662" w:author="Kevin Chen" w:date="2020-02-24T16:49:00Z"/>
                <w:rFonts w:ascii="Times New Roman" w:hAnsi="Times New Roman" w:cs="Times New Roman"/>
                <w:sz w:val="20"/>
                <w:szCs w:val="20"/>
                <w:rPrChange w:id="663" w:author="Kevin Chen" w:date="2020-02-24T16:48:00Z">
                  <w:rPr>
                    <w:ins w:id="664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250" w:type="dxa"/>
            <w:tcBorders>
              <w:top w:val="single" w:sz="4" w:space="0" w:color="auto"/>
            </w:tcBorders>
            <w:vAlign w:val="bottom"/>
          </w:tcPr>
          <w:p w14:paraId="31BCB34D" w14:textId="77777777" w:rsidR="0044346E" w:rsidRPr="005E36EF" w:rsidRDefault="0044346E" w:rsidP="00B24450">
            <w:pPr>
              <w:pStyle w:val="Compact"/>
              <w:spacing w:before="100" w:beforeAutospacing="1" w:after="40"/>
              <w:jc w:val="right"/>
              <w:rPr>
                <w:ins w:id="665" w:author="Kevin Chen" w:date="2020-02-24T16:49:00Z"/>
                <w:rFonts w:ascii="Times New Roman" w:hAnsi="Times New Roman" w:cs="Times New Roman"/>
                <w:sz w:val="20"/>
                <w:szCs w:val="20"/>
                <w:rPrChange w:id="666" w:author="Kevin Chen" w:date="2020-02-24T16:48:00Z">
                  <w:rPr>
                    <w:ins w:id="667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2419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5F28CC" w14:textId="2D264AFE" w:rsidR="0044346E" w:rsidRPr="005E36EF" w:rsidRDefault="0044346E" w:rsidP="0044346E">
            <w:pPr>
              <w:pStyle w:val="Compact"/>
              <w:spacing w:before="100" w:beforeAutospacing="1" w:after="40"/>
              <w:jc w:val="center"/>
              <w:rPr>
                <w:ins w:id="668" w:author="Kevin Chen" w:date="2020-02-24T16:49:00Z"/>
                <w:rFonts w:ascii="Times New Roman" w:hAnsi="Times New Roman" w:cs="Times New Roman"/>
                <w:sz w:val="20"/>
                <w:szCs w:val="20"/>
                <w:rPrChange w:id="669" w:author="Kevin Chen" w:date="2020-02-24T16:48:00Z">
                  <w:rPr>
                    <w:ins w:id="670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671" w:author="Kevin Chen" w:date="2020-02-24T16:50:00Z">
                <w:pPr>
                  <w:pStyle w:val="Compact"/>
                  <w:spacing w:before="100" w:beforeAutospacing="1" w:after="40"/>
                  <w:jc w:val="right"/>
                </w:pPr>
              </w:pPrChange>
            </w:pPr>
            <w:ins w:id="672" w:author="Kevin Chen" w:date="2020-02-24T16:50:00Z">
              <w:r>
                <w:rPr>
                  <w:rFonts w:ascii="Times New Roman" w:hAnsi="Times New Roman" w:cs="Times New Roman"/>
                  <w:sz w:val="20"/>
                  <w:szCs w:val="20"/>
                </w:rPr>
                <w:t>Follow-up through 2015</w:t>
              </w:r>
            </w:ins>
          </w:p>
        </w:tc>
        <w:tc>
          <w:tcPr>
            <w:tcW w:w="250" w:type="dxa"/>
            <w:tcBorders>
              <w:top w:val="single" w:sz="4" w:space="0" w:color="auto"/>
            </w:tcBorders>
            <w:vAlign w:val="bottom"/>
          </w:tcPr>
          <w:p w14:paraId="3BAD18F7" w14:textId="77777777" w:rsidR="0044346E" w:rsidRPr="005E36EF" w:rsidRDefault="0044346E" w:rsidP="00B24450">
            <w:pPr>
              <w:pStyle w:val="Compact"/>
              <w:spacing w:before="100" w:beforeAutospacing="1" w:after="40"/>
              <w:rPr>
                <w:ins w:id="673" w:author="Kevin Chen" w:date="2020-02-24T16:49:00Z"/>
                <w:rFonts w:ascii="Times New Roman" w:hAnsi="Times New Roman" w:cs="Times New Roman"/>
                <w:sz w:val="20"/>
                <w:szCs w:val="20"/>
                <w:rPrChange w:id="674" w:author="Kevin Chen" w:date="2020-02-24T16:48:00Z">
                  <w:rPr>
                    <w:ins w:id="675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2419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F60567" w14:textId="6BDCC868" w:rsidR="0044346E" w:rsidRPr="005E36EF" w:rsidRDefault="0044346E" w:rsidP="0044346E">
            <w:pPr>
              <w:pStyle w:val="Compact"/>
              <w:spacing w:before="100" w:beforeAutospacing="1" w:after="40"/>
              <w:jc w:val="center"/>
              <w:rPr>
                <w:ins w:id="676" w:author="Kevin Chen" w:date="2020-02-24T16:49:00Z"/>
                <w:rFonts w:ascii="Times New Roman" w:hAnsi="Times New Roman" w:cs="Times New Roman"/>
                <w:sz w:val="20"/>
                <w:szCs w:val="20"/>
                <w:rPrChange w:id="677" w:author="Kevin Chen" w:date="2020-02-24T16:48:00Z">
                  <w:rPr>
                    <w:ins w:id="678" w:author="Kevin Chen" w:date="2020-02-24T16:49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679" w:author="Kevin Chen" w:date="2020-02-24T16:50:00Z">
                <w:pPr>
                  <w:pStyle w:val="Compact"/>
                  <w:spacing w:before="100" w:beforeAutospacing="1" w:after="40"/>
                  <w:jc w:val="right"/>
                </w:pPr>
              </w:pPrChange>
            </w:pPr>
            <w:ins w:id="680" w:author="Kevin Chen" w:date="2020-02-24T16:50:00Z">
              <w:r>
                <w:rPr>
                  <w:rFonts w:ascii="Times New Roman" w:hAnsi="Times New Roman" w:cs="Times New Roman"/>
                  <w:sz w:val="20"/>
                  <w:szCs w:val="20"/>
                </w:rPr>
                <w:t>5-year follow-up</w:t>
              </w:r>
            </w:ins>
          </w:p>
        </w:tc>
      </w:tr>
      <w:tr w:rsidR="00B24450" w:rsidRPr="005E36EF" w14:paraId="29425881" w14:textId="564A7040" w:rsidTr="0044346E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681" w:author="Kevin Chen" w:date="2020-02-24T16:50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682" w:author="Kevin Chen" w:date="2020-02-24T16:42:00Z"/>
          <w:trPrChange w:id="683" w:author="Kevin Chen" w:date="2020-02-24T16:50:00Z">
            <w:trPr>
              <w:jc w:val="center"/>
            </w:trPr>
          </w:trPrChange>
        </w:trPr>
        <w:tc>
          <w:tcPr>
            <w:tcW w:w="2016" w:type="dxa"/>
            <w:tcBorders>
              <w:bottom w:val="single" w:sz="0" w:space="0" w:color="auto"/>
            </w:tcBorders>
            <w:vAlign w:val="bottom"/>
            <w:tcPrChange w:id="684" w:author="Kevin Chen" w:date="2020-02-24T16:50:00Z">
              <w:tcPr>
                <w:tcW w:w="2016" w:type="dxa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5DFD84C2" w14:textId="77777777" w:rsidR="00B24450" w:rsidRPr="005E36EF" w:rsidRDefault="00B24450" w:rsidP="00B24450">
            <w:pPr>
              <w:spacing w:before="100" w:beforeAutospacing="1" w:after="40"/>
              <w:rPr>
                <w:ins w:id="685" w:author="Kevin Chen" w:date="2020-02-24T16:42:00Z"/>
                <w:rFonts w:ascii="Times New Roman" w:hAnsi="Times New Roman" w:cs="Times New Roman"/>
                <w:sz w:val="20"/>
                <w:szCs w:val="20"/>
                <w:rPrChange w:id="686" w:author="Kevin Chen" w:date="2020-02-24T16:48:00Z">
                  <w:rPr>
                    <w:ins w:id="68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688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689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Covariate</w:t>
              </w:r>
            </w:ins>
          </w:p>
        </w:tc>
        <w:tc>
          <w:tcPr>
            <w:tcW w:w="1656" w:type="dxa"/>
            <w:tcBorders>
              <w:bottom w:val="single" w:sz="0" w:space="0" w:color="auto"/>
            </w:tcBorders>
            <w:vAlign w:val="bottom"/>
            <w:tcPrChange w:id="690" w:author="Kevin Chen" w:date="2020-02-24T16:50:00Z">
              <w:tcPr>
                <w:tcW w:w="1728" w:type="dxa"/>
                <w:gridSpan w:val="2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61DAF0B9" w14:textId="77777777" w:rsidR="00B24450" w:rsidRPr="005E36EF" w:rsidRDefault="00B24450" w:rsidP="00B24450">
            <w:pPr>
              <w:spacing w:before="100" w:beforeAutospacing="1" w:after="40"/>
              <w:rPr>
                <w:ins w:id="691" w:author="Kevin Chen" w:date="2020-02-24T16:42:00Z"/>
                <w:rFonts w:ascii="Times New Roman" w:hAnsi="Times New Roman" w:cs="Times New Roman"/>
                <w:sz w:val="20"/>
                <w:szCs w:val="20"/>
                <w:rPrChange w:id="692" w:author="Kevin Chen" w:date="2020-02-24T16:48:00Z">
                  <w:rPr>
                    <w:ins w:id="69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694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69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Level</w:t>
              </w:r>
            </w:ins>
          </w:p>
        </w:tc>
        <w:tc>
          <w:tcPr>
            <w:tcW w:w="250" w:type="dxa"/>
            <w:vAlign w:val="bottom"/>
            <w:tcPrChange w:id="696" w:author="Kevin Chen" w:date="2020-02-24T16:50:00Z">
              <w:tcPr>
                <w:tcW w:w="250" w:type="dxa"/>
                <w:gridSpan w:val="2"/>
                <w:tcBorders>
                  <w:top w:val="single" w:sz="4" w:space="0" w:color="auto"/>
                </w:tcBorders>
                <w:vAlign w:val="bottom"/>
              </w:tcPr>
            </w:tcPrChange>
          </w:tcPr>
          <w:p w14:paraId="2751D8C7" w14:textId="77777777" w:rsidR="00B24450" w:rsidRPr="005E36EF" w:rsidRDefault="00B24450" w:rsidP="00B24450">
            <w:pPr>
              <w:pStyle w:val="Compact"/>
              <w:spacing w:before="100" w:beforeAutospacing="1" w:after="40"/>
              <w:jc w:val="right"/>
              <w:rPr>
                <w:ins w:id="697" w:author="Kevin Chen" w:date="2020-02-24T16:42:00Z"/>
                <w:rFonts w:ascii="Times New Roman" w:hAnsi="Times New Roman" w:cs="Times New Roman"/>
                <w:sz w:val="20"/>
                <w:szCs w:val="20"/>
                <w:rPrChange w:id="698" w:author="Kevin Chen" w:date="2020-02-24T16:48:00Z">
                  <w:rPr>
                    <w:ins w:id="69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700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01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 </w:t>
              </w:r>
            </w:ins>
          </w:p>
        </w:tc>
        <w:tc>
          <w:tcPr>
            <w:tcW w:w="547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02" w:author="Kevin Chen" w:date="2020-02-24T16:50:00Z">
              <w:tcPr>
                <w:tcW w:w="720" w:type="dxa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09F60F88" w14:textId="001A97CB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03" w:author="Kevin Chen" w:date="2020-02-24T16:42:00Z"/>
                <w:rFonts w:ascii="Times New Roman" w:hAnsi="Times New Roman" w:cs="Times New Roman"/>
                <w:sz w:val="20"/>
                <w:szCs w:val="20"/>
                <w:rPrChange w:id="704" w:author="Kevin Chen" w:date="2020-02-24T16:48:00Z">
                  <w:rPr>
                    <w:ins w:id="70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06" w:author="Kevin Chen" w:date="2020-02-24T16:47:00Z">
                <w:pPr>
                  <w:pStyle w:val="Compact"/>
                  <w:spacing w:before="100" w:beforeAutospacing="1" w:after="40"/>
                  <w:jc w:val="center"/>
                </w:pPr>
              </w:pPrChange>
            </w:pPr>
            <m:oMathPara>
              <m:oMath>
                <m:r>
                  <w:ins w:id="707" w:author="Kevin Chen" w:date="2020-02-24T16:43:00Z">
                    <w:rPr>
                      <w:rFonts w:ascii="Cambria Math" w:hAnsi="Cambria Math" w:cs="Times New Roman"/>
                      <w:sz w:val="20"/>
                      <w:szCs w:val="20"/>
                      <w:rPrChange w:id="70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n</m:t>
                  </w:ins>
                </m:r>
              </m:oMath>
            </m:oMathPara>
          </w:p>
        </w:tc>
        <w:tc>
          <w:tcPr>
            <w:tcW w:w="720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09" w:author="Kevin Chen" w:date="2020-02-24T16:50:00Z">
              <w:tcPr>
                <w:tcW w:w="720" w:type="dxa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3FBE8197" w14:textId="4095644B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10" w:author="Kevin Chen" w:date="2020-02-24T16:42:00Z"/>
                <w:rFonts w:ascii="Times New Roman" w:hAnsi="Times New Roman" w:cs="Times New Roman"/>
                <w:sz w:val="20"/>
                <w:szCs w:val="20"/>
                <w:rPrChange w:id="711" w:author="Kevin Chen" w:date="2020-02-24T16:48:00Z">
                  <w:rPr>
                    <w:ins w:id="71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13" w:author="Kevin Chen" w:date="2020-02-24T16:47:00Z">
                <w:pPr>
                  <w:pStyle w:val="Compact"/>
                  <w:spacing w:before="100" w:beforeAutospacing="1" w:after="40"/>
                </w:pPr>
              </w:pPrChange>
            </w:pPr>
            <w:ins w:id="714" w:author="Kevin Chen" w:date="2020-02-24T16:43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15" w:author="Kevin Chen" w:date="2020-02-24T16:48:00Z">
                    <w:rPr/>
                  </w:rPrChange>
                </w:rPr>
                <w:t>HR</w:t>
              </w:r>
            </w:ins>
          </w:p>
        </w:tc>
        <w:tc>
          <w:tcPr>
            <w:tcW w:w="1152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16" w:author="Kevin Chen" w:date="2020-02-24T16:50:00Z">
              <w:tcPr>
                <w:tcW w:w="1152" w:type="dxa"/>
                <w:gridSpan w:val="2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0A7E45A4" w14:textId="224245C0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17" w:author="Kevin Chen" w:date="2020-02-24T16:42:00Z"/>
                <w:rFonts w:ascii="Times New Roman" w:hAnsi="Times New Roman" w:cs="Times New Roman"/>
                <w:sz w:val="20"/>
                <w:szCs w:val="20"/>
                <w:rPrChange w:id="718" w:author="Kevin Chen" w:date="2020-02-24T16:48:00Z">
                  <w:rPr>
                    <w:ins w:id="71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20" w:author="Kevin Chen" w:date="2020-02-24T16:47:00Z">
                <w:pPr>
                  <w:pStyle w:val="Compact"/>
                  <w:spacing w:before="100" w:beforeAutospacing="1" w:after="40"/>
                </w:pPr>
              </w:pPrChange>
            </w:pPr>
            <w:ins w:id="721" w:author="Kevin Chen" w:date="2020-02-24T16:43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22" w:author="Kevin Chen" w:date="2020-02-24T16:48:00Z">
                    <w:rPr/>
                  </w:rPrChange>
                </w:rPr>
                <w:t>(95% CI)</w:t>
              </w:r>
            </w:ins>
          </w:p>
        </w:tc>
        <w:tc>
          <w:tcPr>
            <w:tcW w:w="250" w:type="dxa"/>
            <w:vAlign w:val="bottom"/>
            <w:tcPrChange w:id="723" w:author="Kevin Chen" w:date="2020-02-24T16:50:00Z">
              <w:tcPr>
                <w:tcW w:w="250" w:type="dxa"/>
                <w:gridSpan w:val="2"/>
                <w:tcBorders>
                  <w:top w:val="single" w:sz="4" w:space="0" w:color="auto"/>
                </w:tcBorders>
                <w:vAlign w:val="bottom"/>
              </w:tcPr>
            </w:tcPrChange>
          </w:tcPr>
          <w:p w14:paraId="15DECB30" w14:textId="77777777" w:rsidR="00B24450" w:rsidRPr="005E36EF" w:rsidRDefault="00B24450" w:rsidP="00B24450">
            <w:pPr>
              <w:pStyle w:val="Compact"/>
              <w:spacing w:before="100" w:beforeAutospacing="1" w:after="40"/>
              <w:rPr>
                <w:ins w:id="724" w:author="Kevin Chen" w:date="2020-02-24T16:43:00Z"/>
                <w:rFonts w:ascii="Times New Roman" w:hAnsi="Times New Roman" w:cs="Times New Roman"/>
                <w:sz w:val="20"/>
                <w:szCs w:val="20"/>
                <w:rPrChange w:id="725" w:author="Kevin Chen" w:date="2020-02-24T16:48:00Z">
                  <w:rPr>
                    <w:ins w:id="726" w:author="Kevin Chen" w:date="2020-02-24T16:43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27" w:author="Kevin Chen" w:date="2020-02-24T16:50:00Z">
              <w:tcPr>
                <w:tcW w:w="576" w:type="dxa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3CE50AA5" w14:textId="637AAD84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28" w:author="Kevin Chen" w:date="2020-02-24T16:43:00Z"/>
                <w:rFonts w:ascii="Times New Roman" w:hAnsi="Times New Roman" w:cs="Times New Roman"/>
                <w:sz w:val="20"/>
                <w:szCs w:val="20"/>
                <w:rPrChange w:id="729" w:author="Kevin Chen" w:date="2020-02-24T16:48:00Z">
                  <w:rPr>
                    <w:ins w:id="730" w:author="Kevin Chen" w:date="2020-02-24T16:43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31" w:author="Kevin Chen" w:date="2020-02-24T16:48:00Z">
                <w:pPr>
                  <w:pStyle w:val="Compact"/>
                  <w:spacing w:before="100" w:beforeAutospacing="1" w:after="40"/>
                </w:pPr>
              </w:pPrChange>
            </w:pPr>
            <m:oMathPara>
              <m:oMath>
                <m:r>
                  <w:ins w:id="732" w:author="Kevin Chen" w:date="2020-02-24T16:43:00Z">
                    <w:rPr>
                      <w:rFonts w:ascii="Cambria Math" w:hAnsi="Cambria Math" w:cs="Times New Roman"/>
                      <w:sz w:val="20"/>
                      <w:szCs w:val="20"/>
                      <w:rPrChange w:id="73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n</m:t>
                  </w:ins>
                </m:r>
              </m:oMath>
            </m:oMathPara>
          </w:p>
        </w:tc>
        <w:tc>
          <w:tcPr>
            <w:tcW w:w="720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34" w:author="Kevin Chen" w:date="2020-02-24T16:50:00Z">
              <w:tcPr>
                <w:tcW w:w="1152" w:type="dxa"/>
                <w:tcBorders>
                  <w:top w:val="single" w:sz="4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29A5D846" w14:textId="745F87D4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35" w:author="Kevin Chen" w:date="2020-02-24T16:43:00Z"/>
                <w:rFonts w:ascii="Times New Roman" w:hAnsi="Times New Roman" w:cs="Times New Roman"/>
                <w:sz w:val="20"/>
                <w:szCs w:val="20"/>
                <w:rPrChange w:id="736" w:author="Kevin Chen" w:date="2020-02-24T16:48:00Z">
                  <w:rPr>
                    <w:ins w:id="737" w:author="Kevin Chen" w:date="2020-02-24T16:43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38" w:author="Kevin Chen" w:date="2020-02-24T16:48:00Z">
                <w:pPr>
                  <w:pStyle w:val="Compact"/>
                  <w:spacing w:before="100" w:beforeAutospacing="1" w:after="40"/>
                </w:pPr>
              </w:pPrChange>
            </w:pPr>
            <w:ins w:id="739" w:author="Kevin Chen" w:date="2020-02-24T16:43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40" w:author="Kevin Chen" w:date="2020-02-24T16:48:00Z">
                    <w:rPr/>
                  </w:rPrChange>
                </w:rPr>
                <w:t>HR</w:t>
              </w:r>
            </w:ins>
          </w:p>
        </w:tc>
        <w:tc>
          <w:tcPr>
            <w:tcW w:w="1152" w:type="dxa"/>
            <w:tcBorders>
              <w:top w:val="single" w:sz="4" w:space="0" w:color="auto"/>
              <w:bottom w:val="single" w:sz="0" w:space="0" w:color="auto"/>
            </w:tcBorders>
            <w:vAlign w:val="bottom"/>
            <w:tcPrChange w:id="741" w:author="Kevin Chen" w:date="2020-02-24T16:50:00Z">
              <w:tcPr>
                <w:tcW w:w="1152" w:type="dxa"/>
                <w:gridSpan w:val="2"/>
                <w:tcBorders>
                  <w:top w:val="single" w:sz="4" w:space="0" w:color="auto"/>
                  <w:bottom w:val="single" w:sz="0" w:space="0" w:color="auto"/>
                </w:tcBorders>
              </w:tcPr>
            </w:tcPrChange>
          </w:tcPr>
          <w:p w14:paraId="00C135EC" w14:textId="32F253B2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742" w:author="Kevin Chen" w:date="2020-02-24T16:44:00Z"/>
                <w:rFonts w:ascii="Times New Roman" w:hAnsi="Times New Roman" w:cs="Times New Roman"/>
                <w:sz w:val="20"/>
                <w:szCs w:val="20"/>
                <w:rPrChange w:id="743" w:author="Kevin Chen" w:date="2020-02-24T16:48:00Z">
                  <w:rPr>
                    <w:ins w:id="744" w:author="Kevin Chen" w:date="2020-02-24T16:44:00Z"/>
                    <w:sz w:val="20"/>
                    <w:szCs w:val="20"/>
                  </w:rPr>
                </w:rPrChange>
              </w:rPr>
              <w:pPrChange w:id="745" w:author="Kevin Chen" w:date="2020-02-24T16:48:00Z">
                <w:pPr>
                  <w:pStyle w:val="Compact"/>
                  <w:spacing w:before="100" w:beforeAutospacing="1" w:after="40"/>
                </w:pPr>
              </w:pPrChange>
            </w:pPr>
            <w:ins w:id="746" w:author="Kevin Chen" w:date="2020-02-24T16:45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47" w:author="Kevin Chen" w:date="2020-02-24T16:48:00Z">
                    <w:rPr>
                      <w:sz w:val="20"/>
                      <w:szCs w:val="20"/>
                    </w:rPr>
                  </w:rPrChange>
                </w:rPr>
                <w:t>(95% CI)</w:t>
              </w:r>
            </w:ins>
          </w:p>
        </w:tc>
      </w:tr>
      <w:tr w:rsidR="00B24450" w:rsidRPr="005E36EF" w14:paraId="438CA8ED" w14:textId="0F3E5D14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748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749" w:author="Kevin Chen" w:date="2020-02-24T16:42:00Z"/>
          <w:trPrChange w:id="750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751" w:author="Kevin Chen" w:date="2020-02-24T16:47:00Z">
              <w:tcPr>
                <w:tcW w:w="2016" w:type="dxa"/>
              </w:tcPr>
            </w:tcPrChange>
          </w:tcPr>
          <w:p w14:paraId="714A21FB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752" w:author="Kevin Chen" w:date="2020-02-24T16:42:00Z"/>
                <w:rFonts w:ascii="Times New Roman" w:hAnsi="Times New Roman" w:cs="Times New Roman"/>
                <w:sz w:val="20"/>
                <w:szCs w:val="20"/>
                <w:rPrChange w:id="753" w:author="Kevin Chen" w:date="2020-02-24T16:48:00Z">
                  <w:rPr>
                    <w:ins w:id="75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755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56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Job exit status</w:t>
              </w:r>
            </w:ins>
          </w:p>
        </w:tc>
        <w:tc>
          <w:tcPr>
            <w:tcW w:w="1656" w:type="dxa"/>
            <w:tcPrChange w:id="757" w:author="Kevin Chen" w:date="2020-02-24T16:47:00Z">
              <w:tcPr>
                <w:tcW w:w="1728" w:type="dxa"/>
                <w:gridSpan w:val="2"/>
              </w:tcPr>
            </w:tcPrChange>
          </w:tcPr>
          <w:p w14:paraId="44068136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758" w:author="Kevin Chen" w:date="2020-02-24T16:42:00Z"/>
                <w:rFonts w:ascii="Times New Roman" w:hAnsi="Times New Roman" w:cs="Times New Roman"/>
                <w:sz w:val="20"/>
                <w:szCs w:val="20"/>
                <w:rPrChange w:id="759" w:author="Kevin Chen" w:date="2020-02-24T16:48:00Z">
                  <w:rPr>
                    <w:ins w:id="76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761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62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At work</w:t>
              </w:r>
            </w:ins>
          </w:p>
        </w:tc>
        <w:tc>
          <w:tcPr>
            <w:tcW w:w="250" w:type="dxa"/>
            <w:tcPrChange w:id="763" w:author="Kevin Chen" w:date="2020-02-24T16:47:00Z">
              <w:tcPr>
                <w:tcW w:w="250" w:type="dxa"/>
                <w:gridSpan w:val="2"/>
              </w:tcPr>
            </w:tcPrChange>
          </w:tcPr>
          <w:p w14:paraId="4897C52A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764" w:author="Kevin Chen" w:date="2020-02-24T16:42:00Z"/>
                <w:rFonts w:ascii="Times New Roman" w:hAnsi="Times New Roman" w:cs="Times New Roman"/>
                <w:sz w:val="20"/>
                <w:szCs w:val="20"/>
                <w:rPrChange w:id="765" w:author="Kevin Chen" w:date="2020-02-24T16:48:00Z">
                  <w:rPr>
                    <w:ins w:id="76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767" w:author="Kevin Chen" w:date="2020-02-24T16:47:00Z">
              <w:tcPr>
                <w:tcW w:w="720" w:type="dxa"/>
              </w:tcPr>
            </w:tcPrChange>
          </w:tcPr>
          <w:p w14:paraId="0173C037" w14:textId="1D4BAD4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768" w:author="Kevin Chen" w:date="2020-02-24T16:42:00Z"/>
                <w:rFonts w:ascii="Times New Roman" w:hAnsi="Times New Roman" w:cs="Times New Roman"/>
                <w:sz w:val="20"/>
                <w:szCs w:val="20"/>
                <w:rPrChange w:id="769" w:author="Kevin Chen" w:date="2020-02-24T16:48:00Z">
                  <w:rPr>
                    <w:ins w:id="77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71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772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77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27</m:t>
                  </w:ins>
                </m:r>
              </m:oMath>
            </m:oMathPara>
          </w:p>
        </w:tc>
        <w:tc>
          <w:tcPr>
            <w:tcW w:w="720" w:type="dxa"/>
            <w:tcPrChange w:id="774" w:author="Kevin Chen" w:date="2020-02-24T16:47:00Z">
              <w:tcPr>
                <w:tcW w:w="720" w:type="dxa"/>
              </w:tcPr>
            </w:tcPrChange>
          </w:tcPr>
          <w:p w14:paraId="50A1BD4B" w14:textId="58977BA8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775" w:author="Kevin Chen" w:date="2020-02-24T16:42:00Z"/>
                <w:rFonts w:ascii="Times New Roman" w:hAnsi="Times New Roman" w:cs="Times New Roman"/>
                <w:sz w:val="20"/>
                <w:szCs w:val="20"/>
                <w:rPrChange w:id="776" w:author="Kevin Chen" w:date="2020-02-24T16:48:00Z">
                  <w:rPr>
                    <w:ins w:id="77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78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779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78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781" w:author="Kevin Chen" w:date="2020-02-24T16:47:00Z">
              <w:tcPr>
                <w:tcW w:w="1152" w:type="dxa"/>
                <w:gridSpan w:val="2"/>
              </w:tcPr>
            </w:tcPrChange>
          </w:tcPr>
          <w:p w14:paraId="67E7D2BE" w14:textId="46957E33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center"/>
              <w:rPr>
                <w:ins w:id="782" w:author="Kevin Chen" w:date="2020-02-24T16:42:00Z"/>
                <w:rFonts w:ascii="Times New Roman" w:hAnsi="Times New Roman" w:cs="Times New Roman"/>
                <w:sz w:val="20"/>
                <w:szCs w:val="20"/>
                <w:rPrChange w:id="783" w:author="Kevin Chen" w:date="2020-02-24T16:48:00Z">
                  <w:rPr>
                    <w:ins w:id="78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785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786" w:author="Kevin Chen" w:date="2020-02-24T16:44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787" w:author="Kevin Chen" w:date="2020-02-24T16:48:00Z">
                    <w:rPr/>
                  </w:rPrChange>
                </w:rPr>
                <w:t>–</w:t>
              </w:r>
            </w:ins>
          </w:p>
        </w:tc>
        <w:tc>
          <w:tcPr>
            <w:tcW w:w="250" w:type="dxa"/>
            <w:tcPrChange w:id="788" w:author="Kevin Chen" w:date="2020-02-24T16:47:00Z">
              <w:tcPr>
                <w:tcW w:w="250" w:type="dxa"/>
                <w:gridSpan w:val="2"/>
              </w:tcPr>
            </w:tcPrChange>
          </w:tcPr>
          <w:p w14:paraId="0383C8DF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jc w:val="center"/>
              <w:rPr>
                <w:ins w:id="789" w:author="Kevin Chen" w:date="2020-02-24T16:43:00Z"/>
                <w:rFonts w:ascii="Times New Roman" w:hAnsi="Times New Roman" w:cs="Times New Roman"/>
                <w:sz w:val="20"/>
                <w:szCs w:val="20"/>
                <w:rPrChange w:id="790" w:author="Kevin Chen" w:date="2020-02-24T16:48:00Z">
                  <w:rPr>
                    <w:ins w:id="791" w:author="Kevin Chen" w:date="2020-02-24T16:43:00Z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792" w:author="Kevin Chen" w:date="2020-02-24T16:47:00Z">
              <w:tcPr>
                <w:tcW w:w="576" w:type="dxa"/>
              </w:tcPr>
            </w:tcPrChange>
          </w:tcPr>
          <w:p w14:paraId="6AD6FFF2" w14:textId="391C97E1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793" w:author="Kevin Chen" w:date="2020-02-24T16:43:00Z"/>
                <w:rFonts w:ascii="Times New Roman" w:hAnsi="Times New Roman" w:cs="Times New Roman"/>
                <w:sz w:val="20"/>
                <w:szCs w:val="20"/>
                <w:rPrChange w:id="794" w:author="Kevin Chen" w:date="2020-02-24T16:48:00Z">
                  <w:rPr>
                    <w:ins w:id="795" w:author="Kevin Chen" w:date="2020-02-24T16:43:00Z"/>
                    <w:sz w:val="20"/>
                    <w:szCs w:val="20"/>
                  </w:rPr>
                </w:rPrChange>
              </w:rPr>
              <w:pPrChange w:id="796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797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79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27</m:t>
                  </w:ins>
                </m:r>
              </m:oMath>
            </m:oMathPara>
          </w:p>
        </w:tc>
        <w:tc>
          <w:tcPr>
            <w:tcW w:w="720" w:type="dxa"/>
            <w:tcPrChange w:id="799" w:author="Kevin Chen" w:date="2020-02-24T16:47:00Z">
              <w:tcPr>
                <w:tcW w:w="1152" w:type="dxa"/>
              </w:tcPr>
            </w:tcPrChange>
          </w:tcPr>
          <w:p w14:paraId="3050939C" w14:textId="18FB5A4C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00" w:author="Kevin Chen" w:date="2020-02-24T16:43:00Z"/>
                <w:rFonts w:ascii="Times New Roman" w:hAnsi="Times New Roman" w:cs="Times New Roman"/>
                <w:sz w:val="20"/>
                <w:szCs w:val="20"/>
                <w:rPrChange w:id="801" w:author="Kevin Chen" w:date="2020-02-24T16:48:00Z">
                  <w:rPr>
                    <w:ins w:id="802" w:author="Kevin Chen" w:date="2020-02-24T16:43:00Z"/>
                    <w:sz w:val="20"/>
                    <w:szCs w:val="20"/>
                  </w:rPr>
                </w:rPrChange>
              </w:rPr>
              <w:pPrChange w:id="803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804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80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806" w:author="Kevin Chen" w:date="2020-02-24T16:47:00Z">
              <w:tcPr>
                <w:tcW w:w="1152" w:type="dxa"/>
                <w:gridSpan w:val="2"/>
              </w:tcPr>
            </w:tcPrChange>
          </w:tcPr>
          <w:p w14:paraId="66858089" w14:textId="27E10CF7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center"/>
              <w:rPr>
                <w:ins w:id="807" w:author="Kevin Chen" w:date="2020-02-24T16:44:00Z"/>
                <w:rFonts w:ascii="Times New Roman" w:hAnsi="Times New Roman" w:cs="Times New Roman"/>
                <w:sz w:val="20"/>
                <w:szCs w:val="20"/>
                <w:rPrChange w:id="808" w:author="Kevin Chen" w:date="2020-02-24T16:48:00Z">
                  <w:rPr>
                    <w:ins w:id="809" w:author="Kevin Chen" w:date="2020-02-24T16:44:00Z"/>
                    <w:sz w:val="20"/>
                    <w:szCs w:val="20"/>
                  </w:rPr>
                </w:rPrChange>
              </w:rPr>
              <w:pPrChange w:id="810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811" w:author="Kevin Chen" w:date="2020-02-24T16:45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812" w:author="Kevin Chen" w:date="2020-02-24T16:48:00Z">
                    <w:rPr/>
                  </w:rPrChange>
                </w:rPr>
                <w:t>–</w:t>
              </w:r>
            </w:ins>
          </w:p>
        </w:tc>
      </w:tr>
      <w:tr w:rsidR="00B24450" w:rsidRPr="005E36EF" w14:paraId="513CFF4E" w14:textId="2AA0FCEC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813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814" w:author="Kevin Chen" w:date="2020-02-24T16:42:00Z"/>
          <w:trPrChange w:id="815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816" w:author="Kevin Chen" w:date="2020-02-24T16:47:00Z">
              <w:tcPr>
                <w:tcW w:w="2016" w:type="dxa"/>
              </w:tcPr>
            </w:tcPrChange>
          </w:tcPr>
          <w:p w14:paraId="06396724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817" w:author="Kevin Chen" w:date="2020-02-24T16:42:00Z"/>
                <w:rFonts w:ascii="Times New Roman" w:hAnsi="Times New Roman" w:cs="Times New Roman"/>
                <w:sz w:val="20"/>
                <w:szCs w:val="20"/>
                <w:rPrChange w:id="818" w:author="Kevin Chen" w:date="2020-02-24T16:48:00Z">
                  <w:rPr>
                    <w:ins w:id="81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820" w:author="Kevin Chen" w:date="2020-02-24T16:47:00Z">
              <w:tcPr>
                <w:tcW w:w="1728" w:type="dxa"/>
                <w:gridSpan w:val="2"/>
              </w:tcPr>
            </w:tcPrChange>
          </w:tcPr>
          <w:p w14:paraId="633677CA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821" w:author="Kevin Chen" w:date="2020-02-24T16:42:00Z"/>
                <w:rFonts w:ascii="Times New Roman" w:hAnsi="Times New Roman" w:cs="Times New Roman"/>
                <w:sz w:val="20"/>
                <w:szCs w:val="20"/>
                <w:rPrChange w:id="822" w:author="Kevin Chen" w:date="2020-02-24T16:48:00Z">
                  <w:rPr>
                    <w:ins w:id="82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824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82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Not at work</w:t>
              </w:r>
            </w:ins>
          </w:p>
        </w:tc>
        <w:tc>
          <w:tcPr>
            <w:tcW w:w="250" w:type="dxa"/>
            <w:tcPrChange w:id="826" w:author="Kevin Chen" w:date="2020-02-24T16:47:00Z">
              <w:tcPr>
                <w:tcW w:w="250" w:type="dxa"/>
                <w:gridSpan w:val="2"/>
              </w:tcPr>
            </w:tcPrChange>
          </w:tcPr>
          <w:p w14:paraId="3B9E6490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827" w:author="Kevin Chen" w:date="2020-02-24T16:42:00Z"/>
                <w:rFonts w:ascii="Times New Roman" w:hAnsi="Times New Roman" w:cs="Times New Roman"/>
                <w:sz w:val="20"/>
                <w:szCs w:val="20"/>
                <w:rPrChange w:id="828" w:author="Kevin Chen" w:date="2020-02-24T16:48:00Z">
                  <w:rPr>
                    <w:ins w:id="82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830" w:author="Kevin Chen" w:date="2020-02-24T16:47:00Z">
              <w:tcPr>
                <w:tcW w:w="720" w:type="dxa"/>
              </w:tcPr>
            </w:tcPrChange>
          </w:tcPr>
          <w:p w14:paraId="4684BC88" w14:textId="4A0DC02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31" w:author="Kevin Chen" w:date="2020-02-24T16:42:00Z"/>
                <w:rFonts w:ascii="Times New Roman" w:hAnsi="Times New Roman" w:cs="Times New Roman"/>
                <w:sz w:val="20"/>
                <w:szCs w:val="20"/>
                <w:rPrChange w:id="832" w:author="Kevin Chen" w:date="2020-02-24T16:48:00Z">
                  <w:rPr>
                    <w:ins w:id="83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834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835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83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152</m:t>
                  </w:ins>
                </m:r>
              </m:oMath>
            </m:oMathPara>
          </w:p>
        </w:tc>
        <w:tc>
          <w:tcPr>
            <w:tcW w:w="720" w:type="dxa"/>
            <w:tcPrChange w:id="837" w:author="Kevin Chen" w:date="2020-02-24T16:47:00Z">
              <w:tcPr>
                <w:tcW w:w="720" w:type="dxa"/>
              </w:tcPr>
            </w:tcPrChange>
          </w:tcPr>
          <w:p w14:paraId="6D418D89" w14:textId="37500CD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38" w:author="Kevin Chen" w:date="2020-02-24T16:42:00Z"/>
                <w:rFonts w:ascii="Times New Roman" w:hAnsi="Times New Roman" w:cs="Times New Roman"/>
                <w:sz w:val="20"/>
                <w:szCs w:val="20"/>
                <w:rPrChange w:id="839" w:author="Kevin Chen" w:date="2020-02-24T16:48:00Z">
                  <w:rPr>
                    <w:ins w:id="84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841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842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84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12.5</m:t>
                  </w:ins>
                </m:r>
              </m:oMath>
            </m:oMathPara>
          </w:p>
        </w:tc>
        <w:tc>
          <w:tcPr>
            <w:tcW w:w="1152" w:type="dxa"/>
            <w:tcPrChange w:id="844" w:author="Kevin Chen" w:date="2020-02-24T16:47:00Z">
              <w:tcPr>
                <w:tcW w:w="1152" w:type="dxa"/>
                <w:gridSpan w:val="2"/>
              </w:tcPr>
            </w:tcPrChange>
          </w:tcPr>
          <w:p w14:paraId="06DFC2B3" w14:textId="147B3602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45" w:author="Kevin Chen" w:date="2020-02-24T16:42:00Z"/>
                <w:rFonts w:ascii="Times New Roman" w:hAnsi="Times New Roman" w:cs="Times New Roman"/>
                <w:sz w:val="20"/>
                <w:szCs w:val="20"/>
                <w:rPrChange w:id="846" w:author="Kevin Chen" w:date="2020-02-24T16:48:00Z">
                  <w:rPr>
                    <w:ins w:id="84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848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849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85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(7.9, 19.7)</m:t>
                  </w:ins>
                </m:r>
              </m:oMath>
            </m:oMathPara>
          </w:p>
        </w:tc>
        <w:tc>
          <w:tcPr>
            <w:tcW w:w="250" w:type="dxa"/>
            <w:tcPrChange w:id="851" w:author="Kevin Chen" w:date="2020-02-24T16:47:00Z">
              <w:tcPr>
                <w:tcW w:w="250" w:type="dxa"/>
                <w:gridSpan w:val="2"/>
              </w:tcPr>
            </w:tcPrChange>
          </w:tcPr>
          <w:p w14:paraId="1896F988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852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853" w:author="Kevin Chen" w:date="2020-02-24T16:48:00Z">
                  <w:rPr>
                    <w:ins w:id="854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855" w:author="Kevin Chen" w:date="2020-02-24T16:47:00Z">
              <w:tcPr>
                <w:tcW w:w="576" w:type="dxa"/>
              </w:tcPr>
            </w:tcPrChange>
          </w:tcPr>
          <w:p w14:paraId="27741A6D" w14:textId="7DC3DAF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56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857" w:author="Kevin Chen" w:date="2020-02-24T16:48:00Z">
                  <w:rPr>
                    <w:ins w:id="858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859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860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86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80</m:t>
                  </w:ins>
                </m:r>
              </m:oMath>
            </m:oMathPara>
          </w:p>
        </w:tc>
        <w:tc>
          <w:tcPr>
            <w:tcW w:w="720" w:type="dxa"/>
            <w:tcPrChange w:id="862" w:author="Kevin Chen" w:date="2020-02-24T16:47:00Z">
              <w:tcPr>
                <w:tcW w:w="1152" w:type="dxa"/>
              </w:tcPr>
            </w:tcPrChange>
          </w:tcPr>
          <w:p w14:paraId="6D34D85A" w14:textId="5DB523C1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63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864" w:author="Kevin Chen" w:date="2020-02-24T16:48:00Z">
                  <w:rPr>
                    <w:ins w:id="865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866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867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86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25.4</m:t>
                  </w:ins>
                </m:r>
              </m:oMath>
            </m:oMathPara>
          </w:p>
        </w:tc>
        <w:tc>
          <w:tcPr>
            <w:tcW w:w="1152" w:type="dxa"/>
            <w:tcPrChange w:id="869" w:author="Kevin Chen" w:date="2020-02-24T16:47:00Z">
              <w:tcPr>
                <w:tcW w:w="1152" w:type="dxa"/>
                <w:gridSpan w:val="2"/>
              </w:tcPr>
            </w:tcPrChange>
          </w:tcPr>
          <w:p w14:paraId="7D13B02A" w14:textId="7FBB263C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70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871" w:author="Kevin Chen" w:date="2020-02-24T16:48:00Z">
                  <w:rPr>
                    <w:ins w:id="872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873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874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87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(15.9, 40.7)</m:t>
                  </w:ins>
                </m:r>
              </m:oMath>
            </m:oMathPara>
          </w:p>
        </w:tc>
      </w:tr>
      <w:tr w:rsidR="00B24450" w:rsidRPr="005E36EF" w14:paraId="0FA3F80A" w14:textId="775A3191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876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877" w:author="Kevin Chen" w:date="2020-02-24T16:42:00Z"/>
          <w:trPrChange w:id="878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879" w:author="Kevin Chen" w:date="2020-02-24T16:47:00Z">
              <w:tcPr>
                <w:tcW w:w="2016" w:type="dxa"/>
              </w:tcPr>
            </w:tcPrChange>
          </w:tcPr>
          <w:p w14:paraId="2C1B289B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880" w:author="Kevin Chen" w:date="2020-02-24T16:42:00Z"/>
                <w:rFonts w:ascii="Times New Roman" w:hAnsi="Times New Roman" w:cs="Times New Roman"/>
                <w:sz w:val="20"/>
                <w:szCs w:val="20"/>
                <w:rPrChange w:id="881" w:author="Kevin Chen" w:date="2020-02-24T16:48:00Z">
                  <w:rPr>
                    <w:ins w:id="88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883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884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Plant</w:t>
              </w:r>
            </w:ins>
          </w:p>
        </w:tc>
        <w:tc>
          <w:tcPr>
            <w:tcW w:w="1656" w:type="dxa"/>
            <w:tcPrChange w:id="885" w:author="Kevin Chen" w:date="2020-02-24T16:47:00Z">
              <w:tcPr>
                <w:tcW w:w="1728" w:type="dxa"/>
                <w:gridSpan w:val="2"/>
              </w:tcPr>
            </w:tcPrChange>
          </w:tcPr>
          <w:p w14:paraId="28F190E9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886" w:author="Kevin Chen" w:date="2020-02-24T16:42:00Z"/>
                <w:rFonts w:ascii="Times New Roman" w:hAnsi="Times New Roman" w:cs="Times New Roman"/>
                <w:sz w:val="20"/>
                <w:szCs w:val="20"/>
                <w:rPrChange w:id="887" w:author="Kevin Chen" w:date="2020-02-24T16:48:00Z">
                  <w:rPr>
                    <w:ins w:id="88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889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890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Plant 1</w:t>
              </w:r>
            </w:ins>
          </w:p>
        </w:tc>
        <w:tc>
          <w:tcPr>
            <w:tcW w:w="250" w:type="dxa"/>
            <w:tcPrChange w:id="891" w:author="Kevin Chen" w:date="2020-02-24T16:47:00Z">
              <w:tcPr>
                <w:tcW w:w="250" w:type="dxa"/>
                <w:gridSpan w:val="2"/>
              </w:tcPr>
            </w:tcPrChange>
          </w:tcPr>
          <w:p w14:paraId="565102E0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892" w:author="Kevin Chen" w:date="2020-02-24T16:42:00Z"/>
                <w:rFonts w:ascii="Times New Roman" w:hAnsi="Times New Roman" w:cs="Times New Roman"/>
                <w:sz w:val="20"/>
                <w:szCs w:val="20"/>
                <w:rPrChange w:id="893" w:author="Kevin Chen" w:date="2020-02-24T16:48:00Z">
                  <w:rPr>
                    <w:ins w:id="89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895" w:author="Kevin Chen" w:date="2020-02-24T16:47:00Z">
              <w:tcPr>
                <w:tcW w:w="720" w:type="dxa"/>
              </w:tcPr>
            </w:tcPrChange>
          </w:tcPr>
          <w:p w14:paraId="7CE8291B" w14:textId="360C58A9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896" w:author="Kevin Chen" w:date="2020-02-24T16:42:00Z"/>
                <w:rFonts w:ascii="Times New Roman" w:hAnsi="Times New Roman" w:cs="Times New Roman"/>
                <w:sz w:val="20"/>
                <w:szCs w:val="20"/>
                <w:rPrChange w:id="897" w:author="Kevin Chen" w:date="2020-02-24T16:48:00Z">
                  <w:rPr>
                    <w:ins w:id="89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899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900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90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35</m:t>
                  </w:ins>
                </m:r>
              </m:oMath>
            </m:oMathPara>
          </w:p>
        </w:tc>
        <w:tc>
          <w:tcPr>
            <w:tcW w:w="720" w:type="dxa"/>
            <w:tcPrChange w:id="902" w:author="Kevin Chen" w:date="2020-02-24T16:47:00Z">
              <w:tcPr>
                <w:tcW w:w="720" w:type="dxa"/>
              </w:tcPr>
            </w:tcPrChange>
          </w:tcPr>
          <w:p w14:paraId="717DF9ED" w14:textId="58597450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03" w:author="Kevin Chen" w:date="2020-02-24T16:42:00Z"/>
                <w:rFonts w:ascii="Times New Roman" w:hAnsi="Times New Roman" w:cs="Times New Roman"/>
                <w:sz w:val="20"/>
                <w:szCs w:val="20"/>
                <w:rPrChange w:id="904" w:author="Kevin Chen" w:date="2020-02-24T16:48:00Z">
                  <w:rPr>
                    <w:ins w:id="90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906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907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90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909" w:author="Kevin Chen" w:date="2020-02-24T16:47:00Z">
              <w:tcPr>
                <w:tcW w:w="1152" w:type="dxa"/>
                <w:gridSpan w:val="2"/>
              </w:tcPr>
            </w:tcPrChange>
          </w:tcPr>
          <w:p w14:paraId="08E9E287" w14:textId="21591771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910" w:author="Kevin Chen" w:date="2020-02-24T16:42:00Z"/>
                <w:rFonts w:ascii="Times New Roman" w:hAnsi="Times New Roman" w:cs="Times New Roman"/>
                <w:sz w:val="20"/>
                <w:szCs w:val="20"/>
                <w:rPrChange w:id="911" w:author="Kevin Chen" w:date="2020-02-24T16:48:00Z">
                  <w:rPr>
                    <w:ins w:id="91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913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914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91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  <w:tc>
          <w:tcPr>
            <w:tcW w:w="250" w:type="dxa"/>
            <w:tcPrChange w:id="916" w:author="Kevin Chen" w:date="2020-02-24T16:47:00Z">
              <w:tcPr>
                <w:tcW w:w="250" w:type="dxa"/>
                <w:gridSpan w:val="2"/>
              </w:tcPr>
            </w:tcPrChange>
          </w:tcPr>
          <w:p w14:paraId="6E944637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jc w:val="center"/>
              <w:rPr>
                <w:ins w:id="917" w:author="Kevin Chen" w:date="2020-02-24T16:43:00Z"/>
                <w:rFonts w:ascii="Times New Roman" w:hAnsi="Times New Roman" w:cs="Times New Roman"/>
                <w:sz w:val="20"/>
                <w:szCs w:val="20"/>
                <w:rPrChange w:id="918" w:author="Kevin Chen" w:date="2020-02-24T16:48:00Z">
                  <w:rPr>
                    <w:ins w:id="919" w:author="Kevin Chen" w:date="2020-02-24T16:43:00Z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920" w:author="Kevin Chen" w:date="2020-02-24T16:47:00Z">
              <w:tcPr>
                <w:tcW w:w="576" w:type="dxa"/>
              </w:tcPr>
            </w:tcPrChange>
          </w:tcPr>
          <w:p w14:paraId="5F8808D1" w14:textId="09298918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21" w:author="Kevin Chen" w:date="2020-02-24T16:43:00Z"/>
                <w:rFonts w:ascii="Times New Roman" w:hAnsi="Times New Roman" w:cs="Times New Roman"/>
                <w:sz w:val="20"/>
                <w:szCs w:val="20"/>
                <w:rPrChange w:id="922" w:author="Kevin Chen" w:date="2020-02-24T16:48:00Z">
                  <w:rPr>
                    <w:ins w:id="923" w:author="Kevin Chen" w:date="2020-02-24T16:43:00Z"/>
                    <w:sz w:val="20"/>
                    <w:szCs w:val="20"/>
                  </w:rPr>
                </w:rPrChange>
              </w:rPr>
              <w:pPrChange w:id="924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925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92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21</m:t>
                  </w:ins>
                </m:r>
              </m:oMath>
            </m:oMathPara>
          </w:p>
        </w:tc>
        <w:tc>
          <w:tcPr>
            <w:tcW w:w="720" w:type="dxa"/>
            <w:tcPrChange w:id="927" w:author="Kevin Chen" w:date="2020-02-24T16:47:00Z">
              <w:tcPr>
                <w:tcW w:w="1152" w:type="dxa"/>
              </w:tcPr>
            </w:tcPrChange>
          </w:tcPr>
          <w:p w14:paraId="48159C60" w14:textId="197D195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28" w:author="Kevin Chen" w:date="2020-02-24T16:43:00Z"/>
                <w:rFonts w:ascii="Times New Roman" w:hAnsi="Times New Roman" w:cs="Times New Roman"/>
                <w:sz w:val="20"/>
                <w:szCs w:val="20"/>
                <w:rPrChange w:id="929" w:author="Kevin Chen" w:date="2020-02-24T16:48:00Z">
                  <w:rPr>
                    <w:ins w:id="930" w:author="Kevin Chen" w:date="2020-02-24T16:43:00Z"/>
                    <w:sz w:val="20"/>
                    <w:szCs w:val="20"/>
                  </w:rPr>
                </w:rPrChange>
              </w:rPr>
              <w:pPrChange w:id="931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932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93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934" w:author="Kevin Chen" w:date="2020-02-24T16:47:00Z">
              <w:tcPr>
                <w:tcW w:w="1152" w:type="dxa"/>
                <w:gridSpan w:val="2"/>
              </w:tcPr>
            </w:tcPrChange>
          </w:tcPr>
          <w:p w14:paraId="5A2C80AF" w14:textId="05180C51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935" w:author="Kevin Chen" w:date="2020-02-24T16:44:00Z"/>
                <w:rFonts w:ascii="Times New Roman" w:hAnsi="Times New Roman" w:cs="Times New Roman"/>
                <w:sz w:val="20"/>
                <w:szCs w:val="20"/>
                <w:rPrChange w:id="936" w:author="Kevin Chen" w:date="2020-02-24T16:48:00Z">
                  <w:rPr>
                    <w:ins w:id="937" w:author="Kevin Chen" w:date="2020-02-24T16:44:00Z"/>
                    <w:sz w:val="20"/>
                    <w:szCs w:val="20"/>
                  </w:rPr>
                </w:rPrChange>
              </w:rPr>
              <w:pPrChange w:id="938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939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940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</w:tr>
      <w:tr w:rsidR="00B24450" w:rsidRPr="005E36EF" w14:paraId="4F130FF9" w14:textId="7851A0E6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941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942" w:author="Kevin Chen" w:date="2020-02-24T16:42:00Z"/>
          <w:trPrChange w:id="943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944" w:author="Kevin Chen" w:date="2020-02-24T16:47:00Z">
              <w:tcPr>
                <w:tcW w:w="2016" w:type="dxa"/>
              </w:tcPr>
            </w:tcPrChange>
          </w:tcPr>
          <w:p w14:paraId="206F4471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945" w:author="Kevin Chen" w:date="2020-02-24T16:42:00Z"/>
                <w:rFonts w:ascii="Times New Roman" w:hAnsi="Times New Roman" w:cs="Times New Roman"/>
                <w:sz w:val="20"/>
                <w:szCs w:val="20"/>
                <w:rPrChange w:id="946" w:author="Kevin Chen" w:date="2020-02-24T16:48:00Z">
                  <w:rPr>
                    <w:ins w:id="94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948" w:author="Kevin Chen" w:date="2020-02-24T16:47:00Z">
              <w:tcPr>
                <w:tcW w:w="1728" w:type="dxa"/>
                <w:gridSpan w:val="2"/>
              </w:tcPr>
            </w:tcPrChange>
          </w:tcPr>
          <w:p w14:paraId="67A16E5A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949" w:author="Kevin Chen" w:date="2020-02-24T16:42:00Z"/>
                <w:rFonts w:ascii="Times New Roman" w:hAnsi="Times New Roman" w:cs="Times New Roman"/>
                <w:sz w:val="20"/>
                <w:szCs w:val="20"/>
                <w:rPrChange w:id="950" w:author="Kevin Chen" w:date="2020-02-24T16:48:00Z">
                  <w:rPr>
                    <w:ins w:id="95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952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953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Plant 2</w:t>
              </w:r>
            </w:ins>
          </w:p>
        </w:tc>
        <w:tc>
          <w:tcPr>
            <w:tcW w:w="250" w:type="dxa"/>
            <w:tcPrChange w:id="954" w:author="Kevin Chen" w:date="2020-02-24T16:47:00Z">
              <w:tcPr>
                <w:tcW w:w="250" w:type="dxa"/>
                <w:gridSpan w:val="2"/>
              </w:tcPr>
            </w:tcPrChange>
          </w:tcPr>
          <w:p w14:paraId="37136197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955" w:author="Kevin Chen" w:date="2020-02-24T16:42:00Z"/>
                <w:rFonts w:ascii="Times New Roman" w:hAnsi="Times New Roman" w:cs="Times New Roman"/>
                <w:sz w:val="20"/>
                <w:szCs w:val="20"/>
                <w:rPrChange w:id="956" w:author="Kevin Chen" w:date="2020-02-24T16:48:00Z">
                  <w:rPr>
                    <w:ins w:id="95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958" w:author="Kevin Chen" w:date="2020-02-24T16:47:00Z">
              <w:tcPr>
                <w:tcW w:w="720" w:type="dxa"/>
              </w:tcPr>
            </w:tcPrChange>
          </w:tcPr>
          <w:p w14:paraId="7D93B119" w14:textId="654EED8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59" w:author="Kevin Chen" w:date="2020-02-24T16:42:00Z"/>
                <w:rFonts w:ascii="Times New Roman" w:hAnsi="Times New Roman" w:cs="Times New Roman"/>
                <w:sz w:val="20"/>
                <w:szCs w:val="20"/>
                <w:rPrChange w:id="960" w:author="Kevin Chen" w:date="2020-02-24T16:48:00Z">
                  <w:rPr>
                    <w:ins w:id="96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962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963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964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81</m:t>
                  </w:ins>
                </m:r>
              </m:oMath>
            </m:oMathPara>
          </w:p>
        </w:tc>
        <w:tc>
          <w:tcPr>
            <w:tcW w:w="720" w:type="dxa"/>
            <w:tcPrChange w:id="965" w:author="Kevin Chen" w:date="2020-02-24T16:47:00Z">
              <w:tcPr>
                <w:tcW w:w="720" w:type="dxa"/>
              </w:tcPr>
            </w:tcPrChange>
          </w:tcPr>
          <w:p w14:paraId="25FE04B8" w14:textId="73D0CD67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66" w:author="Kevin Chen" w:date="2020-02-24T16:42:00Z"/>
                <w:rFonts w:ascii="Times New Roman" w:hAnsi="Times New Roman" w:cs="Times New Roman"/>
                <w:sz w:val="20"/>
                <w:szCs w:val="20"/>
                <w:rPrChange w:id="967" w:author="Kevin Chen" w:date="2020-02-24T16:48:00Z">
                  <w:rPr>
                    <w:ins w:id="96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969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970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97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1.8</m:t>
                  </w:ins>
                </m:r>
              </m:oMath>
            </m:oMathPara>
          </w:p>
        </w:tc>
        <w:tc>
          <w:tcPr>
            <w:tcW w:w="1152" w:type="dxa"/>
            <w:tcPrChange w:id="972" w:author="Kevin Chen" w:date="2020-02-24T16:47:00Z">
              <w:tcPr>
                <w:tcW w:w="1152" w:type="dxa"/>
                <w:gridSpan w:val="2"/>
              </w:tcPr>
            </w:tcPrChange>
          </w:tcPr>
          <w:p w14:paraId="1D07CB68" w14:textId="34B8DEE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73" w:author="Kevin Chen" w:date="2020-02-24T16:42:00Z"/>
                <w:rFonts w:ascii="Times New Roman" w:hAnsi="Times New Roman" w:cs="Times New Roman"/>
                <w:sz w:val="20"/>
                <w:szCs w:val="20"/>
                <w:rPrChange w:id="974" w:author="Kevin Chen" w:date="2020-02-24T16:48:00Z">
                  <w:rPr>
                    <w:ins w:id="97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976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977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97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(1.2, 2.7)</m:t>
                  </w:ins>
                </m:r>
              </m:oMath>
            </m:oMathPara>
          </w:p>
        </w:tc>
        <w:tc>
          <w:tcPr>
            <w:tcW w:w="250" w:type="dxa"/>
            <w:tcPrChange w:id="979" w:author="Kevin Chen" w:date="2020-02-24T16:47:00Z">
              <w:tcPr>
                <w:tcW w:w="250" w:type="dxa"/>
                <w:gridSpan w:val="2"/>
              </w:tcPr>
            </w:tcPrChange>
          </w:tcPr>
          <w:p w14:paraId="193005D4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980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981" w:author="Kevin Chen" w:date="2020-02-24T16:48:00Z">
                  <w:rPr>
                    <w:ins w:id="982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983" w:author="Kevin Chen" w:date="2020-02-24T16:47:00Z">
              <w:tcPr>
                <w:tcW w:w="576" w:type="dxa"/>
              </w:tcPr>
            </w:tcPrChange>
          </w:tcPr>
          <w:p w14:paraId="731F9769" w14:textId="6F42CEB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84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985" w:author="Kevin Chen" w:date="2020-02-24T16:48:00Z">
                  <w:rPr>
                    <w:ins w:id="986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987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988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989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49</m:t>
                  </w:ins>
                </m:r>
              </m:oMath>
            </m:oMathPara>
          </w:p>
        </w:tc>
        <w:tc>
          <w:tcPr>
            <w:tcW w:w="720" w:type="dxa"/>
            <w:tcPrChange w:id="990" w:author="Kevin Chen" w:date="2020-02-24T16:47:00Z">
              <w:tcPr>
                <w:tcW w:w="1152" w:type="dxa"/>
              </w:tcPr>
            </w:tcPrChange>
          </w:tcPr>
          <w:p w14:paraId="71A8142C" w14:textId="71020D3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91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992" w:author="Kevin Chen" w:date="2020-02-24T16:48:00Z">
                  <w:rPr>
                    <w:ins w:id="993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994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995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99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1.7</m:t>
                  </w:ins>
                </m:r>
              </m:oMath>
            </m:oMathPara>
          </w:p>
        </w:tc>
        <w:tc>
          <w:tcPr>
            <w:tcW w:w="1152" w:type="dxa"/>
            <w:tcPrChange w:id="997" w:author="Kevin Chen" w:date="2020-02-24T16:47:00Z">
              <w:tcPr>
                <w:tcW w:w="1152" w:type="dxa"/>
                <w:gridSpan w:val="2"/>
              </w:tcPr>
            </w:tcPrChange>
          </w:tcPr>
          <w:p w14:paraId="6E9683E6" w14:textId="49B6C91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998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999" w:author="Kevin Chen" w:date="2020-02-24T16:48:00Z">
                  <w:rPr>
                    <w:ins w:id="1000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001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02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00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(0.9, 2.9)</m:t>
                  </w:ins>
                </m:r>
              </m:oMath>
            </m:oMathPara>
          </w:p>
        </w:tc>
      </w:tr>
      <w:tr w:rsidR="00B24450" w:rsidRPr="005E36EF" w14:paraId="78E79FAD" w14:textId="1F4F0192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004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005" w:author="Kevin Chen" w:date="2020-02-24T16:42:00Z"/>
          <w:trPrChange w:id="1006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007" w:author="Kevin Chen" w:date="2020-02-24T16:47:00Z">
              <w:tcPr>
                <w:tcW w:w="2016" w:type="dxa"/>
              </w:tcPr>
            </w:tcPrChange>
          </w:tcPr>
          <w:p w14:paraId="2958B054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008" w:author="Kevin Chen" w:date="2020-02-24T16:42:00Z"/>
                <w:rFonts w:ascii="Times New Roman" w:hAnsi="Times New Roman" w:cs="Times New Roman"/>
                <w:sz w:val="20"/>
                <w:szCs w:val="20"/>
                <w:rPrChange w:id="1009" w:author="Kevin Chen" w:date="2020-02-24T16:48:00Z">
                  <w:rPr>
                    <w:ins w:id="101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1011" w:author="Kevin Chen" w:date="2020-02-24T16:47:00Z">
              <w:tcPr>
                <w:tcW w:w="1728" w:type="dxa"/>
                <w:gridSpan w:val="2"/>
              </w:tcPr>
            </w:tcPrChange>
          </w:tcPr>
          <w:p w14:paraId="4A715D6F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012" w:author="Kevin Chen" w:date="2020-02-24T16:42:00Z"/>
                <w:rFonts w:ascii="Times New Roman" w:hAnsi="Times New Roman" w:cs="Times New Roman"/>
                <w:sz w:val="20"/>
                <w:szCs w:val="20"/>
                <w:rPrChange w:id="1013" w:author="Kevin Chen" w:date="2020-02-24T16:48:00Z">
                  <w:rPr>
                    <w:ins w:id="101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015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016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Plant 3</w:t>
              </w:r>
            </w:ins>
          </w:p>
        </w:tc>
        <w:tc>
          <w:tcPr>
            <w:tcW w:w="250" w:type="dxa"/>
            <w:tcPrChange w:id="1017" w:author="Kevin Chen" w:date="2020-02-24T16:47:00Z">
              <w:tcPr>
                <w:tcW w:w="250" w:type="dxa"/>
                <w:gridSpan w:val="2"/>
              </w:tcPr>
            </w:tcPrChange>
          </w:tcPr>
          <w:p w14:paraId="7A1A39C5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018" w:author="Kevin Chen" w:date="2020-02-24T16:42:00Z"/>
                <w:rFonts w:ascii="Times New Roman" w:hAnsi="Times New Roman" w:cs="Times New Roman"/>
                <w:sz w:val="20"/>
                <w:szCs w:val="20"/>
                <w:rPrChange w:id="1019" w:author="Kevin Chen" w:date="2020-02-24T16:48:00Z">
                  <w:rPr>
                    <w:ins w:id="102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021" w:author="Kevin Chen" w:date="2020-02-24T16:47:00Z">
              <w:tcPr>
                <w:tcW w:w="720" w:type="dxa"/>
              </w:tcPr>
            </w:tcPrChange>
          </w:tcPr>
          <w:p w14:paraId="5B274196" w14:textId="7BB0B35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22" w:author="Kevin Chen" w:date="2020-02-24T16:42:00Z"/>
                <w:rFonts w:ascii="Times New Roman" w:hAnsi="Times New Roman" w:cs="Times New Roman"/>
                <w:sz w:val="20"/>
                <w:szCs w:val="20"/>
                <w:rPrChange w:id="1023" w:author="Kevin Chen" w:date="2020-02-24T16:48:00Z">
                  <w:rPr>
                    <w:ins w:id="102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025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026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027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63</m:t>
                  </w:ins>
                </m:r>
              </m:oMath>
            </m:oMathPara>
          </w:p>
        </w:tc>
        <w:tc>
          <w:tcPr>
            <w:tcW w:w="720" w:type="dxa"/>
            <w:tcPrChange w:id="1028" w:author="Kevin Chen" w:date="2020-02-24T16:47:00Z">
              <w:tcPr>
                <w:tcW w:w="720" w:type="dxa"/>
              </w:tcPr>
            </w:tcPrChange>
          </w:tcPr>
          <w:p w14:paraId="0C0BFD9F" w14:textId="5EC0CBD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29" w:author="Kevin Chen" w:date="2020-02-24T16:42:00Z"/>
                <w:rFonts w:ascii="Times New Roman" w:hAnsi="Times New Roman" w:cs="Times New Roman"/>
                <w:sz w:val="20"/>
                <w:szCs w:val="20"/>
                <w:rPrChange w:id="1030" w:author="Kevin Chen" w:date="2020-02-24T16:48:00Z">
                  <w:rPr>
                    <w:ins w:id="103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032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33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034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1.4</m:t>
                  </w:ins>
                </m:r>
              </m:oMath>
            </m:oMathPara>
          </w:p>
        </w:tc>
        <w:tc>
          <w:tcPr>
            <w:tcW w:w="1152" w:type="dxa"/>
            <w:tcPrChange w:id="1035" w:author="Kevin Chen" w:date="2020-02-24T16:47:00Z">
              <w:tcPr>
                <w:tcW w:w="1152" w:type="dxa"/>
                <w:gridSpan w:val="2"/>
              </w:tcPr>
            </w:tcPrChange>
          </w:tcPr>
          <w:p w14:paraId="430D8657" w14:textId="533C22D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36" w:author="Kevin Chen" w:date="2020-02-24T16:42:00Z"/>
                <w:rFonts w:ascii="Times New Roman" w:hAnsi="Times New Roman" w:cs="Times New Roman"/>
                <w:sz w:val="20"/>
                <w:szCs w:val="20"/>
                <w:rPrChange w:id="1037" w:author="Kevin Chen" w:date="2020-02-24T16:48:00Z">
                  <w:rPr>
                    <w:ins w:id="103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039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40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04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(0.9, 2.3)</m:t>
                  </w:ins>
                </m:r>
              </m:oMath>
            </m:oMathPara>
          </w:p>
        </w:tc>
        <w:tc>
          <w:tcPr>
            <w:tcW w:w="250" w:type="dxa"/>
            <w:tcPrChange w:id="1042" w:author="Kevin Chen" w:date="2020-02-24T16:47:00Z">
              <w:tcPr>
                <w:tcW w:w="250" w:type="dxa"/>
                <w:gridSpan w:val="2"/>
              </w:tcPr>
            </w:tcPrChange>
          </w:tcPr>
          <w:p w14:paraId="0CA9B3D9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043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044" w:author="Kevin Chen" w:date="2020-02-24T16:48:00Z">
                  <w:rPr>
                    <w:ins w:id="1045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046" w:author="Kevin Chen" w:date="2020-02-24T16:47:00Z">
              <w:tcPr>
                <w:tcW w:w="576" w:type="dxa"/>
              </w:tcPr>
            </w:tcPrChange>
          </w:tcPr>
          <w:p w14:paraId="17E06CDD" w14:textId="76C1C7D3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47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048" w:author="Kevin Chen" w:date="2020-02-24T16:48:00Z">
                  <w:rPr>
                    <w:ins w:id="1049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050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51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052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37</m:t>
                  </w:ins>
                </m:r>
              </m:oMath>
            </m:oMathPara>
          </w:p>
        </w:tc>
        <w:tc>
          <w:tcPr>
            <w:tcW w:w="720" w:type="dxa"/>
            <w:tcPrChange w:id="1053" w:author="Kevin Chen" w:date="2020-02-24T16:47:00Z">
              <w:tcPr>
                <w:tcW w:w="1152" w:type="dxa"/>
              </w:tcPr>
            </w:tcPrChange>
          </w:tcPr>
          <w:p w14:paraId="19D159BF" w14:textId="031BE98F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54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055" w:author="Kevin Chen" w:date="2020-02-24T16:48:00Z">
                  <w:rPr>
                    <w:ins w:id="1056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057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58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059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1.4</m:t>
                  </w:ins>
                </m:r>
              </m:oMath>
            </m:oMathPara>
          </w:p>
        </w:tc>
        <w:tc>
          <w:tcPr>
            <w:tcW w:w="1152" w:type="dxa"/>
            <w:tcPrChange w:id="1060" w:author="Kevin Chen" w:date="2020-02-24T16:47:00Z">
              <w:tcPr>
                <w:tcW w:w="1152" w:type="dxa"/>
                <w:gridSpan w:val="2"/>
              </w:tcPr>
            </w:tcPrChange>
          </w:tcPr>
          <w:p w14:paraId="34FC10FC" w14:textId="044CD2B8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61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1062" w:author="Kevin Chen" w:date="2020-02-24T16:48:00Z">
                  <w:rPr>
                    <w:ins w:id="1063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064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65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06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(0.8, 2.6)</m:t>
                  </w:ins>
                </m:r>
              </m:oMath>
            </m:oMathPara>
          </w:p>
        </w:tc>
      </w:tr>
      <w:tr w:rsidR="00B24450" w:rsidRPr="005E36EF" w14:paraId="6B73A125" w14:textId="4524704F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067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068" w:author="Kevin Chen" w:date="2020-02-24T16:42:00Z"/>
          <w:trPrChange w:id="1069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070" w:author="Kevin Chen" w:date="2020-02-24T16:47:00Z">
              <w:tcPr>
                <w:tcW w:w="2016" w:type="dxa"/>
              </w:tcPr>
            </w:tcPrChange>
          </w:tcPr>
          <w:p w14:paraId="68E5BB83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071" w:author="Kevin Chen" w:date="2020-02-24T16:42:00Z"/>
                <w:rFonts w:ascii="Times New Roman" w:hAnsi="Times New Roman" w:cs="Times New Roman"/>
                <w:sz w:val="20"/>
                <w:szCs w:val="20"/>
                <w:rPrChange w:id="1072" w:author="Kevin Chen" w:date="2020-02-24T16:48:00Z">
                  <w:rPr>
                    <w:ins w:id="107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074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07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Race</w:t>
              </w:r>
            </w:ins>
          </w:p>
        </w:tc>
        <w:tc>
          <w:tcPr>
            <w:tcW w:w="1656" w:type="dxa"/>
            <w:tcPrChange w:id="1076" w:author="Kevin Chen" w:date="2020-02-24T16:47:00Z">
              <w:tcPr>
                <w:tcW w:w="1728" w:type="dxa"/>
                <w:gridSpan w:val="2"/>
              </w:tcPr>
            </w:tcPrChange>
          </w:tcPr>
          <w:p w14:paraId="5057809B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077" w:author="Kevin Chen" w:date="2020-02-24T16:42:00Z"/>
                <w:rFonts w:ascii="Times New Roman" w:hAnsi="Times New Roman" w:cs="Times New Roman"/>
                <w:sz w:val="20"/>
                <w:szCs w:val="20"/>
                <w:rPrChange w:id="1078" w:author="Kevin Chen" w:date="2020-02-24T16:48:00Z">
                  <w:rPr>
                    <w:ins w:id="107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080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081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White</w:t>
              </w:r>
            </w:ins>
          </w:p>
        </w:tc>
        <w:tc>
          <w:tcPr>
            <w:tcW w:w="250" w:type="dxa"/>
            <w:tcPrChange w:id="1082" w:author="Kevin Chen" w:date="2020-02-24T16:47:00Z">
              <w:tcPr>
                <w:tcW w:w="250" w:type="dxa"/>
                <w:gridSpan w:val="2"/>
              </w:tcPr>
            </w:tcPrChange>
          </w:tcPr>
          <w:p w14:paraId="47EDA95A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083" w:author="Kevin Chen" w:date="2020-02-24T16:42:00Z"/>
                <w:rFonts w:ascii="Times New Roman" w:hAnsi="Times New Roman" w:cs="Times New Roman"/>
                <w:sz w:val="20"/>
                <w:szCs w:val="20"/>
                <w:rPrChange w:id="1084" w:author="Kevin Chen" w:date="2020-02-24T16:48:00Z">
                  <w:rPr>
                    <w:ins w:id="108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086" w:author="Kevin Chen" w:date="2020-02-24T16:47:00Z">
              <w:tcPr>
                <w:tcW w:w="720" w:type="dxa"/>
              </w:tcPr>
            </w:tcPrChange>
          </w:tcPr>
          <w:p w14:paraId="0386C2E2" w14:textId="39AE7E22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87" w:author="Kevin Chen" w:date="2020-02-24T16:42:00Z"/>
                <w:rFonts w:ascii="Times New Roman" w:hAnsi="Times New Roman" w:cs="Times New Roman"/>
                <w:sz w:val="20"/>
                <w:szCs w:val="20"/>
                <w:rPrChange w:id="1088" w:author="Kevin Chen" w:date="2020-02-24T16:48:00Z">
                  <w:rPr>
                    <w:ins w:id="108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090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091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092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152</m:t>
                  </w:ins>
                </m:r>
              </m:oMath>
            </m:oMathPara>
          </w:p>
        </w:tc>
        <w:tc>
          <w:tcPr>
            <w:tcW w:w="720" w:type="dxa"/>
            <w:tcPrChange w:id="1093" w:author="Kevin Chen" w:date="2020-02-24T16:47:00Z">
              <w:tcPr>
                <w:tcW w:w="720" w:type="dxa"/>
              </w:tcPr>
            </w:tcPrChange>
          </w:tcPr>
          <w:p w14:paraId="63EEFBC4" w14:textId="3880AD80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094" w:author="Kevin Chen" w:date="2020-02-24T16:42:00Z"/>
                <w:rFonts w:ascii="Times New Roman" w:hAnsi="Times New Roman" w:cs="Times New Roman"/>
                <w:sz w:val="20"/>
                <w:szCs w:val="20"/>
                <w:rPrChange w:id="1095" w:author="Kevin Chen" w:date="2020-02-24T16:48:00Z">
                  <w:rPr>
                    <w:ins w:id="109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097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098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099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1100" w:author="Kevin Chen" w:date="2020-02-24T16:47:00Z">
              <w:tcPr>
                <w:tcW w:w="1152" w:type="dxa"/>
                <w:gridSpan w:val="2"/>
              </w:tcPr>
            </w:tcPrChange>
          </w:tcPr>
          <w:p w14:paraId="623D79B9" w14:textId="71E518F3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1101" w:author="Kevin Chen" w:date="2020-02-24T16:42:00Z"/>
                <w:rFonts w:ascii="Times New Roman" w:hAnsi="Times New Roman" w:cs="Times New Roman"/>
                <w:sz w:val="20"/>
                <w:szCs w:val="20"/>
                <w:rPrChange w:id="1102" w:author="Kevin Chen" w:date="2020-02-24T16:48:00Z">
                  <w:rPr>
                    <w:ins w:id="110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104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1105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106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  <w:tc>
          <w:tcPr>
            <w:tcW w:w="250" w:type="dxa"/>
            <w:tcPrChange w:id="1107" w:author="Kevin Chen" w:date="2020-02-24T16:47:00Z">
              <w:tcPr>
                <w:tcW w:w="250" w:type="dxa"/>
                <w:gridSpan w:val="2"/>
              </w:tcPr>
            </w:tcPrChange>
          </w:tcPr>
          <w:p w14:paraId="7B9BC471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jc w:val="center"/>
              <w:rPr>
                <w:ins w:id="1108" w:author="Kevin Chen" w:date="2020-02-24T16:43:00Z"/>
                <w:rFonts w:ascii="Times New Roman" w:hAnsi="Times New Roman" w:cs="Times New Roman"/>
                <w:sz w:val="20"/>
                <w:szCs w:val="20"/>
                <w:rPrChange w:id="1109" w:author="Kevin Chen" w:date="2020-02-24T16:48:00Z">
                  <w:rPr>
                    <w:ins w:id="1110" w:author="Kevin Chen" w:date="2020-02-24T16:43:00Z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111" w:author="Kevin Chen" w:date="2020-02-24T16:47:00Z">
              <w:tcPr>
                <w:tcW w:w="576" w:type="dxa"/>
              </w:tcPr>
            </w:tcPrChange>
          </w:tcPr>
          <w:p w14:paraId="4E047E23" w14:textId="60DBC8D2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12" w:author="Kevin Chen" w:date="2020-02-24T16:43:00Z"/>
                <w:rFonts w:ascii="Times New Roman" w:hAnsi="Times New Roman" w:cs="Times New Roman"/>
                <w:sz w:val="20"/>
                <w:szCs w:val="20"/>
                <w:rPrChange w:id="1113" w:author="Kevin Chen" w:date="2020-02-24T16:48:00Z">
                  <w:rPr>
                    <w:ins w:id="1114" w:author="Kevin Chen" w:date="2020-02-24T16:43:00Z"/>
                    <w:sz w:val="20"/>
                    <w:szCs w:val="20"/>
                  </w:rPr>
                </w:rPrChange>
              </w:rPr>
              <w:pPrChange w:id="1115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116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117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91</m:t>
                  </w:ins>
                </m:r>
              </m:oMath>
            </m:oMathPara>
          </w:p>
        </w:tc>
        <w:tc>
          <w:tcPr>
            <w:tcW w:w="720" w:type="dxa"/>
            <w:tcPrChange w:id="1118" w:author="Kevin Chen" w:date="2020-02-24T16:47:00Z">
              <w:tcPr>
                <w:tcW w:w="1152" w:type="dxa"/>
              </w:tcPr>
            </w:tcPrChange>
          </w:tcPr>
          <w:p w14:paraId="5ABD896D" w14:textId="6AB41122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19" w:author="Kevin Chen" w:date="2020-02-24T16:43:00Z"/>
                <w:rFonts w:ascii="Times New Roman" w:hAnsi="Times New Roman" w:cs="Times New Roman"/>
                <w:sz w:val="20"/>
                <w:szCs w:val="20"/>
                <w:rPrChange w:id="1120" w:author="Kevin Chen" w:date="2020-02-24T16:48:00Z">
                  <w:rPr>
                    <w:ins w:id="1121" w:author="Kevin Chen" w:date="2020-02-24T16:43:00Z"/>
                    <w:sz w:val="20"/>
                    <w:szCs w:val="20"/>
                  </w:rPr>
                </w:rPrChange>
              </w:rPr>
              <w:pPrChange w:id="1122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123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124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1125" w:author="Kevin Chen" w:date="2020-02-24T16:47:00Z">
              <w:tcPr>
                <w:tcW w:w="1152" w:type="dxa"/>
                <w:gridSpan w:val="2"/>
              </w:tcPr>
            </w:tcPrChange>
          </w:tcPr>
          <w:p w14:paraId="21F55B98" w14:textId="069D23B2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1126" w:author="Kevin Chen" w:date="2020-02-24T16:44:00Z"/>
                <w:rFonts w:ascii="Times New Roman" w:hAnsi="Times New Roman" w:cs="Times New Roman"/>
                <w:sz w:val="20"/>
                <w:szCs w:val="20"/>
                <w:rPrChange w:id="1127" w:author="Kevin Chen" w:date="2020-02-24T16:48:00Z">
                  <w:rPr>
                    <w:ins w:id="1128" w:author="Kevin Chen" w:date="2020-02-24T16:44:00Z"/>
                    <w:sz w:val="20"/>
                    <w:szCs w:val="20"/>
                  </w:rPr>
                </w:rPrChange>
              </w:rPr>
              <w:pPrChange w:id="1129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1130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131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</w:tr>
      <w:tr w:rsidR="00B24450" w:rsidRPr="005E36EF" w14:paraId="454F969C" w14:textId="5CC7A857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132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133" w:author="Kevin Chen" w:date="2020-02-24T16:42:00Z"/>
          <w:trPrChange w:id="1134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135" w:author="Kevin Chen" w:date="2020-02-24T16:47:00Z">
              <w:tcPr>
                <w:tcW w:w="2016" w:type="dxa"/>
              </w:tcPr>
            </w:tcPrChange>
          </w:tcPr>
          <w:p w14:paraId="4DF9FAB5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136" w:author="Kevin Chen" w:date="2020-02-24T16:42:00Z"/>
                <w:rFonts w:ascii="Times New Roman" w:hAnsi="Times New Roman" w:cs="Times New Roman"/>
                <w:sz w:val="20"/>
                <w:szCs w:val="20"/>
                <w:rPrChange w:id="1137" w:author="Kevin Chen" w:date="2020-02-24T16:48:00Z">
                  <w:rPr>
                    <w:ins w:id="113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1139" w:author="Kevin Chen" w:date="2020-02-24T16:47:00Z">
              <w:tcPr>
                <w:tcW w:w="1728" w:type="dxa"/>
                <w:gridSpan w:val="2"/>
              </w:tcPr>
            </w:tcPrChange>
          </w:tcPr>
          <w:p w14:paraId="0A13CBBF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140" w:author="Kevin Chen" w:date="2020-02-24T16:42:00Z"/>
                <w:rFonts w:ascii="Times New Roman" w:hAnsi="Times New Roman" w:cs="Times New Roman"/>
                <w:sz w:val="20"/>
                <w:szCs w:val="20"/>
                <w:rPrChange w:id="1141" w:author="Kevin Chen" w:date="2020-02-24T16:48:00Z">
                  <w:rPr>
                    <w:ins w:id="114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143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144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Black</w:t>
              </w:r>
            </w:ins>
          </w:p>
        </w:tc>
        <w:tc>
          <w:tcPr>
            <w:tcW w:w="250" w:type="dxa"/>
            <w:tcPrChange w:id="1145" w:author="Kevin Chen" w:date="2020-02-24T16:47:00Z">
              <w:tcPr>
                <w:tcW w:w="250" w:type="dxa"/>
                <w:gridSpan w:val="2"/>
              </w:tcPr>
            </w:tcPrChange>
          </w:tcPr>
          <w:p w14:paraId="347C17A2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146" w:author="Kevin Chen" w:date="2020-02-24T16:42:00Z"/>
                <w:rFonts w:ascii="Times New Roman" w:hAnsi="Times New Roman" w:cs="Times New Roman"/>
                <w:sz w:val="20"/>
                <w:szCs w:val="20"/>
                <w:rPrChange w:id="1147" w:author="Kevin Chen" w:date="2020-02-24T16:48:00Z">
                  <w:rPr>
                    <w:ins w:id="1148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149" w:author="Kevin Chen" w:date="2020-02-24T16:47:00Z">
              <w:tcPr>
                <w:tcW w:w="720" w:type="dxa"/>
              </w:tcPr>
            </w:tcPrChange>
          </w:tcPr>
          <w:p w14:paraId="17A37300" w14:textId="1DF79247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50" w:author="Kevin Chen" w:date="2020-02-24T16:42:00Z"/>
                <w:rFonts w:ascii="Times New Roman" w:hAnsi="Times New Roman" w:cs="Times New Roman"/>
                <w:sz w:val="20"/>
                <w:szCs w:val="20"/>
                <w:rPrChange w:id="1151" w:author="Kevin Chen" w:date="2020-02-24T16:48:00Z">
                  <w:rPr>
                    <w:ins w:id="115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153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154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15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27</m:t>
                  </w:ins>
                </m:r>
              </m:oMath>
            </m:oMathPara>
          </w:p>
        </w:tc>
        <w:tc>
          <w:tcPr>
            <w:tcW w:w="720" w:type="dxa"/>
            <w:tcPrChange w:id="1156" w:author="Kevin Chen" w:date="2020-02-24T16:47:00Z">
              <w:tcPr>
                <w:tcW w:w="720" w:type="dxa"/>
              </w:tcPr>
            </w:tcPrChange>
          </w:tcPr>
          <w:p w14:paraId="747F95F9" w14:textId="2919DE09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57" w:author="Kevin Chen" w:date="2020-02-24T16:42:00Z"/>
                <w:rFonts w:ascii="Times New Roman" w:hAnsi="Times New Roman" w:cs="Times New Roman"/>
                <w:sz w:val="20"/>
                <w:szCs w:val="20"/>
                <w:rPrChange w:id="1158" w:author="Kevin Chen" w:date="2020-02-24T16:48:00Z">
                  <w:rPr>
                    <w:ins w:id="115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160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161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162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1163" w:author="Kevin Chen" w:date="2020-02-24T16:47:00Z">
              <w:tcPr>
                <w:tcW w:w="1152" w:type="dxa"/>
                <w:gridSpan w:val="2"/>
              </w:tcPr>
            </w:tcPrChange>
          </w:tcPr>
          <w:p w14:paraId="5DA95C87" w14:textId="0B0F3833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64" w:author="Kevin Chen" w:date="2020-02-24T16:42:00Z"/>
                <w:rFonts w:ascii="Times New Roman" w:hAnsi="Times New Roman" w:cs="Times New Roman"/>
                <w:sz w:val="20"/>
                <w:szCs w:val="20"/>
                <w:rPrChange w:id="1165" w:author="Kevin Chen" w:date="2020-02-24T16:48:00Z">
                  <w:rPr>
                    <w:ins w:id="116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167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168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169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(0.6, 1.5)</m:t>
                  </w:ins>
                </m:r>
              </m:oMath>
            </m:oMathPara>
          </w:p>
        </w:tc>
        <w:tc>
          <w:tcPr>
            <w:tcW w:w="250" w:type="dxa"/>
            <w:tcPrChange w:id="1170" w:author="Kevin Chen" w:date="2020-02-24T16:47:00Z">
              <w:tcPr>
                <w:tcW w:w="250" w:type="dxa"/>
                <w:gridSpan w:val="2"/>
              </w:tcPr>
            </w:tcPrChange>
          </w:tcPr>
          <w:p w14:paraId="2D747D54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171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172" w:author="Kevin Chen" w:date="2020-02-24T16:48:00Z">
                  <w:rPr>
                    <w:ins w:id="1173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174" w:author="Kevin Chen" w:date="2020-02-24T16:47:00Z">
              <w:tcPr>
                <w:tcW w:w="576" w:type="dxa"/>
              </w:tcPr>
            </w:tcPrChange>
          </w:tcPr>
          <w:p w14:paraId="347E6302" w14:textId="190224F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75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176" w:author="Kevin Chen" w:date="2020-02-24T16:48:00Z">
                  <w:rPr>
                    <w:ins w:id="1177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178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179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18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16</m:t>
                  </w:ins>
                </m:r>
              </m:oMath>
            </m:oMathPara>
          </w:p>
        </w:tc>
        <w:tc>
          <w:tcPr>
            <w:tcW w:w="720" w:type="dxa"/>
            <w:tcPrChange w:id="1181" w:author="Kevin Chen" w:date="2020-02-24T16:47:00Z">
              <w:tcPr>
                <w:tcW w:w="1152" w:type="dxa"/>
              </w:tcPr>
            </w:tcPrChange>
          </w:tcPr>
          <w:p w14:paraId="2CC42894" w14:textId="0250C28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82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183" w:author="Kevin Chen" w:date="2020-02-24T16:48:00Z">
                  <w:rPr>
                    <w:ins w:id="1184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185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186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187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0.9</m:t>
                  </w:ins>
                </m:r>
              </m:oMath>
            </m:oMathPara>
          </w:p>
        </w:tc>
        <w:tc>
          <w:tcPr>
            <w:tcW w:w="1152" w:type="dxa"/>
            <w:tcPrChange w:id="1188" w:author="Kevin Chen" w:date="2020-02-24T16:47:00Z">
              <w:tcPr>
                <w:tcW w:w="1152" w:type="dxa"/>
                <w:gridSpan w:val="2"/>
              </w:tcPr>
            </w:tcPrChange>
          </w:tcPr>
          <w:p w14:paraId="7291EE70" w14:textId="123C972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189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1190" w:author="Kevin Chen" w:date="2020-02-24T16:48:00Z">
                  <w:rPr>
                    <w:ins w:id="1191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192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193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194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(0.5, 1.6)</m:t>
                  </w:ins>
                </m:r>
              </m:oMath>
            </m:oMathPara>
          </w:p>
        </w:tc>
      </w:tr>
      <w:tr w:rsidR="00B24450" w:rsidRPr="005E36EF" w14:paraId="439BC1CB" w14:textId="637540E9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195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196" w:author="Kevin Chen" w:date="2020-02-24T16:42:00Z"/>
          <w:trPrChange w:id="1197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198" w:author="Kevin Chen" w:date="2020-02-24T16:47:00Z">
              <w:tcPr>
                <w:tcW w:w="2016" w:type="dxa"/>
              </w:tcPr>
            </w:tcPrChange>
          </w:tcPr>
          <w:p w14:paraId="1951CA46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199" w:author="Kevin Chen" w:date="2020-02-24T16:42:00Z"/>
                <w:rFonts w:ascii="Times New Roman" w:hAnsi="Times New Roman" w:cs="Times New Roman"/>
                <w:sz w:val="20"/>
                <w:szCs w:val="20"/>
                <w:rPrChange w:id="1200" w:author="Kevin Chen" w:date="2020-02-24T16:48:00Z">
                  <w:rPr>
                    <w:ins w:id="120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202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203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Calendar year of hire</w:t>
              </w:r>
            </w:ins>
          </w:p>
        </w:tc>
        <w:tc>
          <w:tcPr>
            <w:tcW w:w="1656" w:type="dxa"/>
            <w:tcPrChange w:id="1204" w:author="Kevin Chen" w:date="2020-02-24T16:47:00Z">
              <w:tcPr>
                <w:tcW w:w="1728" w:type="dxa"/>
                <w:gridSpan w:val="2"/>
              </w:tcPr>
            </w:tcPrChange>
          </w:tcPr>
          <w:p w14:paraId="71C98C9C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205" w:author="Kevin Chen" w:date="2020-02-24T16:42:00Z"/>
                <w:rFonts w:ascii="Times New Roman" w:hAnsi="Times New Roman" w:cs="Times New Roman"/>
                <w:sz w:val="20"/>
                <w:szCs w:val="20"/>
                <w:rPrChange w:id="1206" w:author="Kevin Chen" w:date="2020-02-24T16:48:00Z">
                  <w:rPr>
                    <w:ins w:id="120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208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209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1938 to 1958</w:t>
              </w:r>
            </w:ins>
          </w:p>
        </w:tc>
        <w:tc>
          <w:tcPr>
            <w:tcW w:w="250" w:type="dxa"/>
            <w:tcPrChange w:id="1210" w:author="Kevin Chen" w:date="2020-02-24T16:47:00Z">
              <w:tcPr>
                <w:tcW w:w="250" w:type="dxa"/>
                <w:gridSpan w:val="2"/>
              </w:tcPr>
            </w:tcPrChange>
          </w:tcPr>
          <w:p w14:paraId="5C242AD1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211" w:author="Kevin Chen" w:date="2020-02-24T16:42:00Z"/>
                <w:rFonts w:ascii="Times New Roman" w:hAnsi="Times New Roman" w:cs="Times New Roman"/>
                <w:sz w:val="20"/>
                <w:szCs w:val="20"/>
                <w:rPrChange w:id="1212" w:author="Kevin Chen" w:date="2020-02-24T16:48:00Z">
                  <w:rPr>
                    <w:ins w:id="121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214" w:author="Kevin Chen" w:date="2020-02-24T16:47:00Z">
              <w:tcPr>
                <w:tcW w:w="720" w:type="dxa"/>
              </w:tcPr>
            </w:tcPrChange>
          </w:tcPr>
          <w:p w14:paraId="728B6E5D" w14:textId="2C63EA2A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15" w:author="Kevin Chen" w:date="2020-02-24T16:42:00Z"/>
                <w:rFonts w:ascii="Times New Roman" w:hAnsi="Times New Roman" w:cs="Times New Roman"/>
                <w:sz w:val="20"/>
                <w:szCs w:val="20"/>
                <w:rPrChange w:id="1216" w:author="Kevin Chen" w:date="2020-02-24T16:48:00Z">
                  <w:rPr>
                    <w:ins w:id="121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18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219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22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46</m:t>
                  </w:ins>
                </m:r>
              </m:oMath>
            </m:oMathPara>
          </w:p>
        </w:tc>
        <w:tc>
          <w:tcPr>
            <w:tcW w:w="720" w:type="dxa"/>
            <w:tcPrChange w:id="1221" w:author="Kevin Chen" w:date="2020-02-24T16:47:00Z">
              <w:tcPr>
                <w:tcW w:w="720" w:type="dxa"/>
              </w:tcPr>
            </w:tcPrChange>
          </w:tcPr>
          <w:p w14:paraId="6A15C8D7" w14:textId="77F7D27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22" w:author="Kevin Chen" w:date="2020-02-24T16:42:00Z"/>
                <w:rFonts w:ascii="Times New Roman" w:hAnsi="Times New Roman" w:cs="Times New Roman"/>
                <w:sz w:val="20"/>
                <w:szCs w:val="20"/>
                <w:rPrChange w:id="1223" w:author="Kevin Chen" w:date="2020-02-24T16:48:00Z">
                  <w:rPr>
                    <w:ins w:id="122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25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226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227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1228" w:author="Kevin Chen" w:date="2020-02-24T16:47:00Z">
              <w:tcPr>
                <w:tcW w:w="1152" w:type="dxa"/>
                <w:gridSpan w:val="2"/>
              </w:tcPr>
            </w:tcPrChange>
          </w:tcPr>
          <w:p w14:paraId="60C6BF0A" w14:textId="7CFB0661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1229" w:author="Kevin Chen" w:date="2020-02-24T16:42:00Z"/>
                <w:rFonts w:ascii="Times New Roman" w:hAnsi="Times New Roman" w:cs="Times New Roman"/>
                <w:sz w:val="20"/>
                <w:szCs w:val="20"/>
                <w:rPrChange w:id="1230" w:author="Kevin Chen" w:date="2020-02-24T16:48:00Z">
                  <w:rPr>
                    <w:ins w:id="123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32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1233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234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  <w:tc>
          <w:tcPr>
            <w:tcW w:w="250" w:type="dxa"/>
            <w:tcPrChange w:id="1235" w:author="Kevin Chen" w:date="2020-02-24T16:47:00Z">
              <w:tcPr>
                <w:tcW w:w="250" w:type="dxa"/>
                <w:gridSpan w:val="2"/>
              </w:tcPr>
            </w:tcPrChange>
          </w:tcPr>
          <w:p w14:paraId="2A1113C3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jc w:val="center"/>
              <w:rPr>
                <w:ins w:id="1236" w:author="Kevin Chen" w:date="2020-02-24T16:43:00Z"/>
                <w:rFonts w:ascii="Times New Roman" w:hAnsi="Times New Roman" w:cs="Times New Roman"/>
                <w:sz w:val="20"/>
                <w:szCs w:val="20"/>
                <w:rPrChange w:id="1237" w:author="Kevin Chen" w:date="2020-02-24T16:48:00Z">
                  <w:rPr>
                    <w:ins w:id="1238" w:author="Kevin Chen" w:date="2020-02-24T16:43:00Z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239" w:author="Kevin Chen" w:date="2020-02-24T16:47:00Z">
              <w:tcPr>
                <w:tcW w:w="576" w:type="dxa"/>
              </w:tcPr>
            </w:tcPrChange>
          </w:tcPr>
          <w:p w14:paraId="46786E7E" w14:textId="6F4310E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40" w:author="Kevin Chen" w:date="2020-02-24T16:43:00Z"/>
                <w:rFonts w:ascii="Times New Roman" w:hAnsi="Times New Roman" w:cs="Times New Roman"/>
                <w:sz w:val="20"/>
                <w:szCs w:val="20"/>
                <w:rPrChange w:id="1241" w:author="Kevin Chen" w:date="2020-02-24T16:48:00Z">
                  <w:rPr>
                    <w:ins w:id="1242" w:author="Kevin Chen" w:date="2020-02-24T16:43:00Z"/>
                    <w:sz w:val="20"/>
                    <w:szCs w:val="20"/>
                  </w:rPr>
                </w:rPrChange>
              </w:rPr>
              <w:pPrChange w:id="1243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244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24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32</m:t>
                  </w:ins>
                </m:r>
              </m:oMath>
            </m:oMathPara>
          </w:p>
        </w:tc>
        <w:tc>
          <w:tcPr>
            <w:tcW w:w="720" w:type="dxa"/>
            <w:tcPrChange w:id="1246" w:author="Kevin Chen" w:date="2020-02-24T16:47:00Z">
              <w:tcPr>
                <w:tcW w:w="1152" w:type="dxa"/>
              </w:tcPr>
            </w:tcPrChange>
          </w:tcPr>
          <w:p w14:paraId="766DC1C4" w14:textId="7AED3F2B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47" w:author="Kevin Chen" w:date="2020-02-24T16:43:00Z"/>
                <w:rFonts w:ascii="Times New Roman" w:hAnsi="Times New Roman" w:cs="Times New Roman"/>
                <w:sz w:val="20"/>
                <w:szCs w:val="20"/>
                <w:rPrChange w:id="1248" w:author="Kevin Chen" w:date="2020-02-24T16:48:00Z">
                  <w:rPr>
                    <w:ins w:id="1249" w:author="Kevin Chen" w:date="2020-02-24T16:43:00Z"/>
                    <w:sz w:val="20"/>
                    <w:szCs w:val="20"/>
                  </w:rPr>
                </w:rPrChange>
              </w:rPr>
              <w:pPrChange w:id="1250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251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252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</m:oMath>
            </m:oMathPara>
          </w:p>
        </w:tc>
        <w:tc>
          <w:tcPr>
            <w:tcW w:w="1152" w:type="dxa"/>
            <w:tcPrChange w:id="1253" w:author="Kevin Chen" w:date="2020-02-24T16:47:00Z">
              <w:tcPr>
                <w:tcW w:w="1152" w:type="dxa"/>
                <w:gridSpan w:val="2"/>
              </w:tcPr>
            </w:tcPrChange>
          </w:tcPr>
          <w:p w14:paraId="24481F29" w14:textId="556F13D8" w:rsidR="00B24450" w:rsidRPr="005E36EF" w:rsidRDefault="00166E66" w:rsidP="00166E66">
            <w:pPr>
              <w:pStyle w:val="Compact"/>
              <w:spacing w:before="100" w:beforeAutospacing="1" w:after="100" w:afterAutospacing="1"/>
              <w:jc w:val="center"/>
              <w:rPr>
                <w:ins w:id="1254" w:author="Kevin Chen" w:date="2020-02-24T16:44:00Z"/>
                <w:rFonts w:ascii="Times New Roman" w:hAnsi="Times New Roman" w:cs="Times New Roman"/>
                <w:sz w:val="20"/>
                <w:szCs w:val="20"/>
                <w:rPrChange w:id="1255" w:author="Kevin Chen" w:date="2020-02-24T16:48:00Z">
                  <w:rPr>
                    <w:ins w:id="1256" w:author="Kevin Chen" w:date="2020-02-24T16:44:00Z"/>
                    <w:sz w:val="20"/>
                    <w:szCs w:val="20"/>
                  </w:rPr>
                </w:rPrChange>
              </w:rPr>
              <w:pPrChange w:id="1257" w:author="Kevin Chen" w:date="2020-02-24T16:48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w:ins w:id="1258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259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</w:tr>
      <w:tr w:rsidR="00B24450" w:rsidRPr="005E36EF" w14:paraId="670AFFD0" w14:textId="7DE02CAD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260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261" w:author="Kevin Chen" w:date="2020-02-24T16:42:00Z"/>
          <w:trPrChange w:id="1262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263" w:author="Kevin Chen" w:date="2020-02-24T16:47:00Z">
              <w:tcPr>
                <w:tcW w:w="2016" w:type="dxa"/>
              </w:tcPr>
            </w:tcPrChange>
          </w:tcPr>
          <w:p w14:paraId="49665672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264" w:author="Kevin Chen" w:date="2020-02-24T16:42:00Z"/>
                <w:rFonts w:ascii="Times New Roman" w:hAnsi="Times New Roman" w:cs="Times New Roman"/>
                <w:sz w:val="20"/>
                <w:szCs w:val="20"/>
                <w:rPrChange w:id="1265" w:author="Kevin Chen" w:date="2020-02-24T16:48:00Z">
                  <w:rPr>
                    <w:ins w:id="126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1267" w:author="Kevin Chen" w:date="2020-02-24T16:47:00Z">
              <w:tcPr>
                <w:tcW w:w="1728" w:type="dxa"/>
                <w:gridSpan w:val="2"/>
              </w:tcPr>
            </w:tcPrChange>
          </w:tcPr>
          <w:p w14:paraId="760F3B1D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268" w:author="Kevin Chen" w:date="2020-02-24T16:42:00Z"/>
                <w:rFonts w:ascii="Times New Roman" w:hAnsi="Times New Roman" w:cs="Times New Roman"/>
                <w:sz w:val="20"/>
                <w:szCs w:val="20"/>
                <w:rPrChange w:id="1269" w:author="Kevin Chen" w:date="2020-02-24T16:48:00Z">
                  <w:rPr>
                    <w:ins w:id="127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271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272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1959 to 1965</w:t>
              </w:r>
            </w:ins>
          </w:p>
        </w:tc>
        <w:tc>
          <w:tcPr>
            <w:tcW w:w="250" w:type="dxa"/>
            <w:tcPrChange w:id="1273" w:author="Kevin Chen" w:date="2020-02-24T16:47:00Z">
              <w:tcPr>
                <w:tcW w:w="250" w:type="dxa"/>
                <w:gridSpan w:val="2"/>
              </w:tcPr>
            </w:tcPrChange>
          </w:tcPr>
          <w:p w14:paraId="415BB05C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274" w:author="Kevin Chen" w:date="2020-02-24T16:42:00Z"/>
                <w:rFonts w:ascii="Times New Roman" w:hAnsi="Times New Roman" w:cs="Times New Roman"/>
                <w:sz w:val="20"/>
                <w:szCs w:val="20"/>
                <w:rPrChange w:id="1275" w:author="Kevin Chen" w:date="2020-02-24T16:48:00Z">
                  <w:rPr>
                    <w:ins w:id="127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277" w:author="Kevin Chen" w:date="2020-02-24T16:47:00Z">
              <w:tcPr>
                <w:tcW w:w="720" w:type="dxa"/>
              </w:tcPr>
            </w:tcPrChange>
          </w:tcPr>
          <w:p w14:paraId="758997C1" w14:textId="071C2BD8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78" w:author="Kevin Chen" w:date="2020-02-24T16:42:00Z"/>
                <w:rFonts w:ascii="Times New Roman" w:hAnsi="Times New Roman" w:cs="Times New Roman"/>
                <w:sz w:val="20"/>
                <w:szCs w:val="20"/>
                <w:rPrChange w:id="1279" w:author="Kevin Chen" w:date="2020-02-24T16:48:00Z">
                  <w:rPr>
                    <w:ins w:id="128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81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282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28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45</m:t>
                  </w:ins>
                </m:r>
              </m:oMath>
            </m:oMathPara>
          </w:p>
        </w:tc>
        <w:tc>
          <w:tcPr>
            <w:tcW w:w="720" w:type="dxa"/>
            <w:tcPrChange w:id="1284" w:author="Kevin Chen" w:date="2020-02-24T16:47:00Z">
              <w:tcPr>
                <w:tcW w:w="720" w:type="dxa"/>
              </w:tcPr>
            </w:tcPrChange>
          </w:tcPr>
          <w:p w14:paraId="3A8FBB41" w14:textId="1FD0B2A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85" w:author="Kevin Chen" w:date="2020-02-24T16:42:00Z"/>
                <w:rFonts w:ascii="Times New Roman" w:hAnsi="Times New Roman" w:cs="Times New Roman"/>
                <w:sz w:val="20"/>
                <w:szCs w:val="20"/>
                <w:rPrChange w:id="1286" w:author="Kevin Chen" w:date="2020-02-24T16:48:00Z">
                  <w:rPr>
                    <w:ins w:id="128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88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289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29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1.5</m:t>
                  </w:ins>
                </m:r>
              </m:oMath>
            </m:oMathPara>
          </w:p>
        </w:tc>
        <w:tc>
          <w:tcPr>
            <w:tcW w:w="1152" w:type="dxa"/>
            <w:tcPrChange w:id="1291" w:author="Kevin Chen" w:date="2020-02-24T16:47:00Z">
              <w:tcPr>
                <w:tcW w:w="1152" w:type="dxa"/>
                <w:gridSpan w:val="2"/>
              </w:tcPr>
            </w:tcPrChange>
          </w:tcPr>
          <w:p w14:paraId="370F7512" w14:textId="6CBA1BD8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292" w:author="Kevin Chen" w:date="2020-02-24T16:42:00Z"/>
                <w:rFonts w:ascii="Times New Roman" w:hAnsi="Times New Roman" w:cs="Times New Roman"/>
                <w:sz w:val="20"/>
                <w:szCs w:val="20"/>
                <w:rPrChange w:id="1293" w:author="Kevin Chen" w:date="2020-02-24T16:48:00Z">
                  <w:rPr>
                    <w:ins w:id="1294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295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296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297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(0.9, 2.5)</m:t>
                  </w:ins>
                </m:r>
              </m:oMath>
            </m:oMathPara>
          </w:p>
        </w:tc>
        <w:tc>
          <w:tcPr>
            <w:tcW w:w="250" w:type="dxa"/>
            <w:tcPrChange w:id="1298" w:author="Kevin Chen" w:date="2020-02-24T16:47:00Z">
              <w:tcPr>
                <w:tcW w:w="250" w:type="dxa"/>
                <w:gridSpan w:val="2"/>
              </w:tcPr>
            </w:tcPrChange>
          </w:tcPr>
          <w:p w14:paraId="06F7C07B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299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00" w:author="Kevin Chen" w:date="2020-02-24T16:48:00Z">
                  <w:rPr>
                    <w:ins w:id="1301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302" w:author="Kevin Chen" w:date="2020-02-24T16:47:00Z">
              <w:tcPr>
                <w:tcW w:w="576" w:type="dxa"/>
              </w:tcPr>
            </w:tcPrChange>
          </w:tcPr>
          <w:p w14:paraId="7CE6920C" w14:textId="7A9D5B1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03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04" w:author="Kevin Chen" w:date="2020-02-24T16:48:00Z">
                  <w:rPr>
                    <w:ins w:id="1305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06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07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30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25</m:t>
                  </w:ins>
                </m:r>
              </m:oMath>
            </m:oMathPara>
          </w:p>
        </w:tc>
        <w:tc>
          <w:tcPr>
            <w:tcW w:w="720" w:type="dxa"/>
            <w:tcPrChange w:id="1309" w:author="Kevin Chen" w:date="2020-02-24T16:47:00Z">
              <w:tcPr>
                <w:tcW w:w="1152" w:type="dxa"/>
              </w:tcPr>
            </w:tcPrChange>
          </w:tcPr>
          <w:p w14:paraId="459DBB07" w14:textId="01BD698A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10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11" w:author="Kevin Chen" w:date="2020-02-24T16:48:00Z">
                  <w:rPr>
                    <w:ins w:id="1312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13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14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31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1.3</m:t>
                  </w:ins>
                </m:r>
              </m:oMath>
            </m:oMathPara>
          </w:p>
        </w:tc>
        <w:tc>
          <w:tcPr>
            <w:tcW w:w="1152" w:type="dxa"/>
            <w:tcPrChange w:id="1316" w:author="Kevin Chen" w:date="2020-02-24T16:47:00Z">
              <w:tcPr>
                <w:tcW w:w="1152" w:type="dxa"/>
                <w:gridSpan w:val="2"/>
              </w:tcPr>
            </w:tcPrChange>
          </w:tcPr>
          <w:p w14:paraId="1C1EDF50" w14:textId="397EFFB1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17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1318" w:author="Kevin Chen" w:date="2020-02-24T16:48:00Z">
                  <w:rPr>
                    <w:ins w:id="1319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20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21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322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(0.7, 2.5)</m:t>
                  </w:ins>
                </m:r>
              </m:oMath>
            </m:oMathPara>
          </w:p>
        </w:tc>
      </w:tr>
      <w:tr w:rsidR="00B24450" w:rsidRPr="005E36EF" w14:paraId="5E66D226" w14:textId="6769BA48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323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324" w:author="Kevin Chen" w:date="2020-02-24T16:42:00Z"/>
          <w:trPrChange w:id="1325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326" w:author="Kevin Chen" w:date="2020-02-24T16:47:00Z">
              <w:tcPr>
                <w:tcW w:w="2016" w:type="dxa"/>
              </w:tcPr>
            </w:tcPrChange>
          </w:tcPr>
          <w:p w14:paraId="2C04CB52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327" w:author="Kevin Chen" w:date="2020-02-24T16:42:00Z"/>
                <w:rFonts w:ascii="Times New Roman" w:hAnsi="Times New Roman" w:cs="Times New Roman"/>
                <w:sz w:val="20"/>
                <w:szCs w:val="20"/>
                <w:rPrChange w:id="1328" w:author="Kevin Chen" w:date="2020-02-24T16:48:00Z">
                  <w:rPr>
                    <w:ins w:id="132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1330" w:author="Kevin Chen" w:date="2020-02-24T16:47:00Z">
              <w:tcPr>
                <w:tcW w:w="1728" w:type="dxa"/>
                <w:gridSpan w:val="2"/>
              </w:tcPr>
            </w:tcPrChange>
          </w:tcPr>
          <w:p w14:paraId="4EF8CCD3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331" w:author="Kevin Chen" w:date="2020-02-24T16:42:00Z"/>
                <w:rFonts w:ascii="Times New Roman" w:hAnsi="Times New Roman" w:cs="Times New Roman"/>
                <w:sz w:val="20"/>
                <w:szCs w:val="20"/>
                <w:rPrChange w:id="1332" w:author="Kevin Chen" w:date="2020-02-24T16:48:00Z">
                  <w:rPr>
                    <w:ins w:id="133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334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33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1966 to 1975</w:t>
              </w:r>
            </w:ins>
          </w:p>
        </w:tc>
        <w:tc>
          <w:tcPr>
            <w:tcW w:w="250" w:type="dxa"/>
            <w:tcPrChange w:id="1336" w:author="Kevin Chen" w:date="2020-02-24T16:47:00Z">
              <w:tcPr>
                <w:tcW w:w="250" w:type="dxa"/>
                <w:gridSpan w:val="2"/>
              </w:tcPr>
            </w:tcPrChange>
          </w:tcPr>
          <w:p w14:paraId="39D691CB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337" w:author="Kevin Chen" w:date="2020-02-24T16:42:00Z"/>
                <w:rFonts w:ascii="Times New Roman" w:hAnsi="Times New Roman" w:cs="Times New Roman"/>
                <w:sz w:val="20"/>
                <w:szCs w:val="20"/>
                <w:rPrChange w:id="1338" w:author="Kevin Chen" w:date="2020-02-24T16:48:00Z">
                  <w:rPr>
                    <w:ins w:id="133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340" w:author="Kevin Chen" w:date="2020-02-24T16:47:00Z">
              <w:tcPr>
                <w:tcW w:w="720" w:type="dxa"/>
              </w:tcPr>
            </w:tcPrChange>
          </w:tcPr>
          <w:p w14:paraId="77A3FC19" w14:textId="1F1717A5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41" w:author="Kevin Chen" w:date="2020-02-24T16:42:00Z"/>
                <w:rFonts w:ascii="Times New Roman" w:hAnsi="Times New Roman" w:cs="Times New Roman"/>
                <w:sz w:val="20"/>
                <w:szCs w:val="20"/>
                <w:rPrChange w:id="1342" w:author="Kevin Chen" w:date="2020-02-24T16:48:00Z">
                  <w:rPr>
                    <w:ins w:id="134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344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345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34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44</m:t>
                  </w:ins>
                </m:r>
              </m:oMath>
            </m:oMathPara>
          </w:p>
        </w:tc>
        <w:tc>
          <w:tcPr>
            <w:tcW w:w="720" w:type="dxa"/>
            <w:tcPrChange w:id="1347" w:author="Kevin Chen" w:date="2020-02-24T16:47:00Z">
              <w:tcPr>
                <w:tcW w:w="720" w:type="dxa"/>
              </w:tcPr>
            </w:tcPrChange>
          </w:tcPr>
          <w:p w14:paraId="690B45BD" w14:textId="2788F9CF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48" w:author="Kevin Chen" w:date="2020-02-24T16:42:00Z"/>
                <w:rFonts w:ascii="Times New Roman" w:hAnsi="Times New Roman" w:cs="Times New Roman"/>
                <w:sz w:val="20"/>
                <w:szCs w:val="20"/>
                <w:rPrChange w:id="1349" w:author="Kevin Chen" w:date="2020-02-24T16:48:00Z">
                  <w:rPr>
                    <w:ins w:id="135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351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52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35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0.8</m:t>
                  </w:ins>
                </m:r>
              </m:oMath>
            </m:oMathPara>
          </w:p>
        </w:tc>
        <w:tc>
          <w:tcPr>
            <w:tcW w:w="1152" w:type="dxa"/>
            <w:tcPrChange w:id="1354" w:author="Kevin Chen" w:date="2020-02-24T16:47:00Z">
              <w:tcPr>
                <w:tcW w:w="1152" w:type="dxa"/>
                <w:gridSpan w:val="2"/>
              </w:tcPr>
            </w:tcPrChange>
          </w:tcPr>
          <w:p w14:paraId="707F4AD5" w14:textId="69966D8F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55" w:author="Kevin Chen" w:date="2020-02-24T16:42:00Z"/>
                <w:rFonts w:ascii="Times New Roman" w:hAnsi="Times New Roman" w:cs="Times New Roman"/>
                <w:sz w:val="20"/>
                <w:szCs w:val="20"/>
                <w:rPrChange w:id="1356" w:author="Kevin Chen" w:date="2020-02-24T16:48:00Z">
                  <w:rPr>
                    <w:ins w:id="1357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358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59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360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(0.5, 1.4)</m:t>
                  </w:ins>
                </m:r>
              </m:oMath>
            </m:oMathPara>
          </w:p>
        </w:tc>
        <w:tc>
          <w:tcPr>
            <w:tcW w:w="250" w:type="dxa"/>
            <w:tcPrChange w:id="1361" w:author="Kevin Chen" w:date="2020-02-24T16:47:00Z">
              <w:tcPr>
                <w:tcW w:w="250" w:type="dxa"/>
                <w:gridSpan w:val="2"/>
              </w:tcPr>
            </w:tcPrChange>
          </w:tcPr>
          <w:p w14:paraId="3865F187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362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63" w:author="Kevin Chen" w:date="2020-02-24T16:48:00Z">
                  <w:rPr>
                    <w:ins w:id="1364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365" w:author="Kevin Chen" w:date="2020-02-24T16:47:00Z">
              <w:tcPr>
                <w:tcW w:w="576" w:type="dxa"/>
              </w:tcPr>
            </w:tcPrChange>
          </w:tcPr>
          <w:p w14:paraId="58A8FA90" w14:textId="5A868C4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66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67" w:author="Kevin Chen" w:date="2020-02-24T16:48:00Z">
                  <w:rPr>
                    <w:ins w:id="1368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69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70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37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24</m:t>
                  </w:ins>
                </m:r>
              </m:oMath>
            </m:oMathPara>
          </w:p>
        </w:tc>
        <w:tc>
          <w:tcPr>
            <w:tcW w:w="720" w:type="dxa"/>
            <w:tcPrChange w:id="1372" w:author="Kevin Chen" w:date="2020-02-24T16:47:00Z">
              <w:tcPr>
                <w:tcW w:w="1152" w:type="dxa"/>
              </w:tcPr>
            </w:tcPrChange>
          </w:tcPr>
          <w:p w14:paraId="228307A2" w14:textId="76C15684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73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374" w:author="Kevin Chen" w:date="2020-02-24T16:48:00Z">
                  <w:rPr>
                    <w:ins w:id="1375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76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77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37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0.6</m:t>
                  </w:ins>
                </m:r>
              </m:oMath>
            </m:oMathPara>
          </w:p>
        </w:tc>
        <w:tc>
          <w:tcPr>
            <w:tcW w:w="1152" w:type="dxa"/>
            <w:tcPrChange w:id="1379" w:author="Kevin Chen" w:date="2020-02-24T16:47:00Z">
              <w:tcPr>
                <w:tcW w:w="1152" w:type="dxa"/>
                <w:gridSpan w:val="2"/>
              </w:tcPr>
            </w:tcPrChange>
          </w:tcPr>
          <w:p w14:paraId="5E1C3B2A" w14:textId="58240B4E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380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1381" w:author="Kevin Chen" w:date="2020-02-24T16:48:00Z">
                  <w:rPr>
                    <w:ins w:id="1382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383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384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385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(0.3, 1.3)</m:t>
                  </w:ins>
                </m:r>
              </m:oMath>
            </m:oMathPara>
          </w:p>
        </w:tc>
      </w:tr>
      <w:tr w:rsidR="00B24450" w:rsidRPr="005E36EF" w14:paraId="5F588A24" w14:textId="7C16A062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386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387" w:author="Kevin Chen" w:date="2020-02-24T16:42:00Z"/>
          <w:trPrChange w:id="1388" w:author="Kevin Chen" w:date="2020-02-24T16:47:00Z">
            <w:trPr>
              <w:jc w:val="center"/>
            </w:trPr>
          </w:trPrChange>
        </w:trPr>
        <w:tc>
          <w:tcPr>
            <w:tcW w:w="2016" w:type="dxa"/>
            <w:tcPrChange w:id="1389" w:author="Kevin Chen" w:date="2020-02-24T16:47:00Z">
              <w:tcPr>
                <w:tcW w:w="2016" w:type="dxa"/>
              </w:tcPr>
            </w:tcPrChange>
          </w:tcPr>
          <w:p w14:paraId="2998F6EA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390" w:author="Kevin Chen" w:date="2020-02-24T16:42:00Z"/>
                <w:rFonts w:ascii="Times New Roman" w:hAnsi="Times New Roman" w:cs="Times New Roman"/>
                <w:sz w:val="20"/>
                <w:szCs w:val="20"/>
                <w:rPrChange w:id="1391" w:author="Kevin Chen" w:date="2020-02-24T16:48:00Z">
                  <w:rPr>
                    <w:ins w:id="139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656" w:type="dxa"/>
            <w:tcPrChange w:id="1393" w:author="Kevin Chen" w:date="2020-02-24T16:47:00Z">
              <w:tcPr>
                <w:tcW w:w="1728" w:type="dxa"/>
                <w:gridSpan w:val="2"/>
              </w:tcPr>
            </w:tcPrChange>
          </w:tcPr>
          <w:p w14:paraId="6C453331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394" w:author="Kevin Chen" w:date="2020-02-24T16:42:00Z"/>
                <w:rFonts w:ascii="Times New Roman" w:hAnsi="Times New Roman" w:cs="Times New Roman"/>
                <w:sz w:val="20"/>
                <w:szCs w:val="20"/>
                <w:rPrChange w:id="1395" w:author="Kevin Chen" w:date="2020-02-24T16:48:00Z">
                  <w:rPr>
                    <w:ins w:id="139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397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398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1976 to 1980</w:t>
              </w:r>
            </w:ins>
          </w:p>
        </w:tc>
        <w:tc>
          <w:tcPr>
            <w:tcW w:w="250" w:type="dxa"/>
            <w:tcPrChange w:id="1399" w:author="Kevin Chen" w:date="2020-02-24T16:47:00Z">
              <w:tcPr>
                <w:tcW w:w="250" w:type="dxa"/>
                <w:gridSpan w:val="2"/>
              </w:tcPr>
            </w:tcPrChange>
          </w:tcPr>
          <w:p w14:paraId="35C9C3E1" w14:textId="77777777" w:rsidR="00B24450" w:rsidRPr="005E36EF" w:rsidRDefault="00B24450" w:rsidP="00B24450">
            <w:pPr>
              <w:spacing w:before="100" w:beforeAutospacing="1" w:after="100" w:afterAutospacing="1"/>
              <w:rPr>
                <w:ins w:id="1400" w:author="Kevin Chen" w:date="2020-02-24T16:42:00Z"/>
                <w:rFonts w:ascii="Times New Roman" w:hAnsi="Times New Roman" w:cs="Times New Roman"/>
                <w:sz w:val="20"/>
                <w:szCs w:val="20"/>
                <w:rPrChange w:id="1401" w:author="Kevin Chen" w:date="2020-02-24T16:48:00Z">
                  <w:rPr>
                    <w:ins w:id="140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403" w:author="Kevin Chen" w:date="2020-02-24T16:47:00Z">
              <w:tcPr>
                <w:tcW w:w="720" w:type="dxa"/>
              </w:tcPr>
            </w:tcPrChange>
          </w:tcPr>
          <w:p w14:paraId="186C69EE" w14:textId="59DC6797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04" w:author="Kevin Chen" w:date="2020-02-24T16:42:00Z"/>
                <w:rFonts w:ascii="Times New Roman" w:hAnsi="Times New Roman" w:cs="Times New Roman"/>
                <w:sz w:val="20"/>
                <w:szCs w:val="20"/>
                <w:rPrChange w:id="1405" w:author="Kevin Chen" w:date="2020-02-24T16:48:00Z">
                  <w:rPr>
                    <w:ins w:id="1406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07" w:author="Kevin Chen" w:date="2020-02-24T16:47:00Z">
                <w:pPr>
                  <w:pStyle w:val="Compact"/>
                  <w:spacing w:before="100" w:beforeAutospacing="1" w:after="100" w:afterAutospacing="1"/>
                  <w:jc w:val="center"/>
                </w:pPr>
              </w:pPrChange>
            </w:pPr>
            <m:oMathPara>
              <m:oMath>
                <m:r>
                  <w:ins w:id="1408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409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44</m:t>
                  </w:ins>
                </m:r>
              </m:oMath>
            </m:oMathPara>
          </w:p>
        </w:tc>
        <w:tc>
          <w:tcPr>
            <w:tcW w:w="720" w:type="dxa"/>
            <w:tcPrChange w:id="1410" w:author="Kevin Chen" w:date="2020-02-24T16:47:00Z">
              <w:tcPr>
                <w:tcW w:w="720" w:type="dxa"/>
              </w:tcPr>
            </w:tcPrChange>
          </w:tcPr>
          <w:p w14:paraId="1228851D" w14:textId="5D7D69F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11" w:author="Kevin Chen" w:date="2020-02-24T16:42:00Z"/>
                <w:rFonts w:ascii="Times New Roman" w:hAnsi="Times New Roman" w:cs="Times New Roman"/>
                <w:sz w:val="20"/>
                <w:szCs w:val="20"/>
                <w:rPrChange w:id="1412" w:author="Kevin Chen" w:date="2020-02-24T16:48:00Z">
                  <w:rPr>
                    <w:ins w:id="1413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14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415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416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2.0</m:t>
                  </w:ins>
                </m:r>
              </m:oMath>
            </m:oMathPara>
          </w:p>
        </w:tc>
        <w:tc>
          <w:tcPr>
            <w:tcW w:w="1152" w:type="dxa"/>
            <w:tcPrChange w:id="1417" w:author="Kevin Chen" w:date="2020-02-24T16:47:00Z">
              <w:tcPr>
                <w:tcW w:w="1152" w:type="dxa"/>
                <w:gridSpan w:val="2"/>
              </w:tcPr>
            </w:tcPrChange>
          </w:tcPr>
          <w:p w14:paraId="37875F1C" w14:textId="31FA328C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18" w:author="Kevin Chen" w:date="2020-02-24T16:42:00Z"/>
                <w:rFonts w:ascii="Times New Roman" w:hAnsi="Times New Roman" w:cs="Times New Roman"/>
                <w:sz w:val="20"/>
                <w:szCs w:val="20"/>
                <w:rPrChange w:id="1419" w:author="Kevin Chen" w:date="2020-02-24T16:48:00Z">
                  <w:rPr>
                    <w:ins w:id="1420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21" w:author="Kevin Chen" w:date="2020-02-24T16:47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422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42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(1.0, 3.9)</m:t>
                  </w:ins>
                </m:r>
              </m:oMath>
            </m:oMathPara>
          </w:p>
        </w:tc>
        <w:tc>
          <w:tcPr>
            <w:tcW w:w="250" w:type="dxa"/>
            <w:tcPrChange w:id="1424" w:author="Kevin Chen" w:date="2020-02-24T16:47:00Z">
              <w:tcPr>
                <w:tcW w:w="250" w:type="dxa"/>
                <w:gridSpan w:val="2"/>
              </w:tcPr>
            </w:tcPrChange>
          </w:tcPr>
          <w:p w14:paraId="3A52DF11" w14:textId="77777777" w:rsidR="00B24450" w:rsidRPr="005E36EF" w:rsidRDefault="00B24450" w:rsidP="00B24450">
            <w:pPr>
              <w:pStyle w:val="Compact"/>
              <w:spacing w:before="100" w:beforeAutospacing="1" w:after="100" w:afterAutospacing="1"/>
              <w:rPr>
                <w:ins w:id="1425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426" w:author="Kevin Chen" w:date="2020-02-24T16:48:00Z">
                  <w:rPr>
                    <w:ins w:id="1427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PrChange w:id="1428" w:author="Kevin Chen" w:date="2020-02-24T16:47:00Z">
              <w:tcPr>
                <w:tcW w:w="576" w:type="dxa"/>
              </w:tcPr>
            </w:tcPrChange>
          </w:tcPr>
          <w:p w14:paraId="755AD305" w14:textId="7220F00D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29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430" w:author="Kevin Chen" w:date="2020-02-24T16:48:00Z">
                  <w:rPr>
                    <w:ins w:id="1431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432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433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434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26</m:t>
                  </w:ins>
                </m:r>
              </m:oMath>
            </m:oMathPara>
          </w:p>
        </w:tc>
        <w:tc>
          <w:tcPr>
            <w:tcW w:w="720" w:type="dxa"/>
            <w:tcPrChange w:id="1435" w:author="Kevin Chen" w:date="2020-02-24T16:47:00Z">
              <w:tcPr>
                <w:tcW w:w="1152" w:type="dxa"/>
              </w:tcPr>
            </w:tcPrChange>
          </w:tcPr>
          <w:p w14:paraId="07A0804A" w14:textId="74A6045A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36" w:author="Kevin Chen" w:date="2020-02-24T16:43:00Z"/>
                <w:rFonts w:ascii="Times New Roman" w:eastAsia="Cambria" w:hAnsi="Times New Roman" w:cs="Times New Roman"/>
                <w:sz w:val="20"/>
                <w:szCs w:val="20"/>
                <w:rPrChange w:id="1437" w:author="Kevin Chen" w:date="2020-02-24T16:48:00Z">
                  <w:rPr>
                    <w:ins w:id="1438" w:author="Kevin Chen" w:date="2020-02-24T16:43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439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440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441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1.3</m:t>
                  </w:ins>
                </m:r>
              </m:oMath>
            </m:oMathPara>
          </w:p>
        </w:tc>
        <w:tc>
          <w:tcPr>
            <w:tcW w:w="1152" w:type="dxa"/>
            <w:tcPrChange w:id="1442" w:author="Kevin Chen" w:date="2020-02-24T16:47:00Z">
              <w:tcPr>
                <w:tcW w:w="1152" w:type="dxa"/>
                <w:gridSpan w:val="2"/>
              </w:tcPr>
            </w:tcPrChange>
          </w:tcPr>
          <w:p w14:paraId="0B13BF8C" w14:textId="79D29FA6" w:rsidR="00B24450" w:rsidRPr="005E36EF" w:rsidRDefault="00B24450" w:rsidP="00166E66">
            <w:pPr>
              <w:pStyle w:val="Compact"/>
              <w:spacing w:before="100" w:beforeAutospacing="1" w:after="100" w:afterAutospacing="1"/>
              <w:jc w:val="right"/>
              <w:rPr>
                <w:ins w:id="1443" w:author="Kevin Chen" w:date="2020-02-24T16:44:00Z"/>
                <w:rFonts w:ascii="Times New Roman" w:eastAsia="Cambria" w:hAnsi="Times New Roman" w:cs="Times New Roman"/>
                <w:sz w:val="20"/>
                <w:szCs w:val="20"/>
                <w:rPrChange w:id="1444" w:author="Kevin Chen" w:date="2020-02-24T16:48:00Z">
                  <w:rPr>
                    <w:ins w:id="1445" w:author="Kevin Chen" w:date="2020-02-24T16:44:00Z"/>
                    <w:rFonts w:ascii="Times New Roman" w:eastAsia="Cambria" w:hAnsi="Times New Roman" w:cs="Times New Roman"/>
                    <w:sz w:val="20"/>
                    <w:szCs w:val="20"/>
                  </w:rPr>
                </w:rPrChange>
              </w:rPr>
              <w:pPrChange w:id="1446" w:author="Kevin Chen" w:date="2020-02-24T16:48:00Z">
                <w:pPr>
                  <w:pStyle w:val="Compact"/>
                  <w:spacing w:before="100" w:beforeAutospacing="1" w:after="100" w:afterAutospacing="1"/>
                </w:pPr>
              </w:pPrChange>
            </w:pPr>
            <m:oMathPara>
              <m:oMath>
                <m:r>
                  <w:ins w:id="1447" w:author="Kevin Chen" w:date="2020-02-24T16:45:00Z">
                    <w:rPr>
                      <w:rFonts w:ascii="Cambria Math" w:hAnsi="Cambria Math" w:cs="Times New Roman"/>
                      <w:sz w:val="20"/>
                      <w:szCs w:val="20"/>
                      <w:rPrChange w:id="144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(0.5, 3.2)</m:t>
                  </w:ins>
                </m:r>
              </m:oMath>
            </m:oMathPara>
          </w:p>
        </w:tc>
      </w:tr>
      <w:tr w:rsidR="00B24450" w:rsidRPr="005E36EF" w14:paraId="6DDAEDA6" w14:textId="0FA81FBA" w:rsidTr="00166E66">
        <w:tblPrEx>
          <w:tblW w:w="9010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449" w:author="Kevin Chen" w:date="2020-02-24T16:47:00Z">
            <w:tblPrEx>
              <w:tblW w:w="8564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jc w:val="center"/>
          <w:ins w:id="1450" w:author="Kevin Chen" w:date="2020-02-24T16:42:00Z"/>
          <w:trPrChange w:id="1451" w:author="Kevin Chen" w:date="2020-02-24T16:47:00Z">
            <w:trPr>
              <w:jc w:val="center"/>
            </w:trPr>
          </w:trPrChange>
        </w:trPr>
        <w:tc>
          <w:tcPr>
            <w:tcW w:w="2016" w:type="dxa"/>
            <w:tcBorders>
              <w:bottom w:val="single" w:sz="4" w:space="0" w:color="auto"/>
            </w:tcBorders>
            <w:tcPrChange w:id="1452" w:author="Kevin Chen" w:date="2020-02-24T16:47:00Z">
              <w:tcPr>
                <w:tcW w:w="2016" w:type="dxa"/>
                <w:tcBorders>
                  <w:bottom w:val="single" w:sz="4" w:space="0" w:color="auto"/>
                </w:tcBorders>
              </w:tcPr>
            </w:tcPrChange>
          </w:tcPr>
          <w:p w14:paraId="62B8602B" w14:textId="77777777" w:rsidR="00B24450" w:rsidRPr="005E36EF" w:rsidRDefault="00B24450" w:rsidP="00B24450">
            <w:pPr>
              <w:pStyle w:val="Compact"/>
              <w:spacing w:before="100" w:beforeAutospacing="1" w:after="40"/>
              <w:rPr>
                <w:ins w:id="1453" w:author="Kevin Chen" w:date="2020-02-24T16:42:00Z"/>
                <w:rFonts w:ascii="Times New Roman" w:hAnsi="Times New Roman" w:cs="Times New Roman"/>
                <w:sz w:val="20"/>
                <w:szCs w:val="20"/>
                <w:rPrChange w:id="1454" w:author="Kevin Chen" w:date="2020-02-24T16:48:00Z">
                  <w:rPr>
                    <w:ins w:id="145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456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457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Calendar year</w:t>
              </w:r>
            </w:ins>
          </w:p>
        </w:tc>
        <w:tc>
          <w:tcPr>
            <w:tcW w:w="1656" w:type="dxa"/>
            <w:tcBorders>
              <w:bottom w:val="single" w:sz="4" w:space="0" w:color="auto"/>
            </w:tcBorders>
            <w:tcPrChange w:id="1458" w:author="Kevin Chen" w:date="2020-02-24T16:47:00Z">
              <w:tcPr>
                <w:tcW w:w="1728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564E2A56" w14:textId="70498E2B" w:rsidR="00B24450" w:rsidRPr="005E36EF" w:rsidRDefault="00B24450" w:rsidP="00B24450">
            <w:pPr>
              <w:pStyle w:val="Compact"/>
              <w:spacing w:before="100" w:beforeAutospacing="1" w:after="40"/>
              <w:rPr>
                <w:ins w:id="1459" w:author="Kevin Chen" w:date="2020-02-24T16:42:00Z"/>
                <w:rFonts w:ascii="Times New Roman" w:hAnsi="Times New Roman" w:cs="Times New Roman"/>
                <w:sz w:val="20"/>
                <w:szCs w:val="20"/>
                <w:rPrChange w:id="1460" w:author="Kevin Chen" w:date="2020-02-24T16:48:00Z">
                  <w:rPr>
                    <w:ins w:id="146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62" w:author="Kevin Chen" w:date="2020-02-24T16:44:00Z">
                <w:pPr>
                  <w:pStyle w:val="Compact"/>
                  <w:spacing w:before="100" w:beforeAutospacing="1" w:after="40"/>
                </w:pPr>
              </w:pPrChange>
            </w:pPr>
            <w:ins w:id="1463" w:author="Kevin Chen" w:date="2020-02-24T16:42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464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 xml:space="preserve">splined </w:t>
              </w:r>
              <m:oMath>
                <m:r>
                  <w:rPr>
                    <w:rFonts w:ascii="Cambria Math" w:hAnsi="Cambria Math" w:cs="Times New Roman"/>
                    <w:sz w:val="20"/>
                    <w:szCs w:val="20"/>
                    <w:rPrChange w:id="1465" w:author="Kevin Chen" w:date="2020-02-24T16:48:00Z">
                      <w:rPr>
                        <w:rFonts w:ascii="Cambria Math" w:hAnsi="Cambria Math" w:cs="Times New Roman"/>
                        <w:sz w:val="20"/>
                        <w:szCs w:val="20"/>
                      </w:rPr>
                    </w:rPrChange>
                  </w:rPr>
                  <m:t>(df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rPrChange w:id="1466" w:author="Kevin Chen" w:date="2020-02-24T16:48:00Z">
                      <w:rPr>
                        <w:rFonts w:ascii="Cambria Math" w:hAnsi="Cambria Math" w:cs="Times New Roman"/>
                        <w:sz w:val="20"/>
                        <w:szCs w:val="20"/>
                      </w:rPr>
                    </w:rPrChange>
                  </w:rPr>
                  <m:t>=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rPrChange w:id="1467" w:author="Kevin Chen" w:date="2020-02-24T16:48:00Z">
                      <w:rPr>
                        <w:rFonts w:ascii="Cambria Math" w:hAnsi="Cambria Math" w:cs="Times New Roman"/>
                        <w:sz w:val="20"/>
                        <w:szCs w:val="20"/>
                      </w:rPr>
                    </w:rPrChange>
                  </w:rPr>
                  <m:t>3)</m:t>
                </m:r>
              </m:oMath>
            </w:ins>
          </w:p>
        </w:tc>
        <w:tc>
          <w:tcPr>
            <w:tcW w:w="250" w:type="dxa"/>
            <w:tcBorders>
              <w:bottom w:val="single" w:sz="4" w:space="0" w:color="auto"/>
            </w:tcBorders>
            <w:tcPrChange w:id="1468" w:author="Kevin Chen" w:date="2020-02-24T16:47:00Z">
              <w:tcPr>
                <w:tcW w:w="250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0FBB017B" w14:textId="77777777" w:rsidR="00B24450" w:rsidRPr="005E36EF" w:rsidRDefault="00B24450" w:rsidP="00B24450">
            <w:pPr>
              <w:spacing w:before="100" w:beforeAutospacing="1" w:after="40"/>
              <w:rPr>
                <w:ins w:id="1469" w:author="Kevin Chen" w:date="2020-02-24T16:42:00Z"/>
                <w:rFonts w:ascii="Times New Roman" w:hAnsi="Times New Roman" w:cs="Times New Roman"/>
                <w:sz w:val="20"/>
                <w:szCs w:val="20"/>
                <w:rPrChange w:id="1470" w:author="Kevin Chen" w:date="2020-02-24T16:48:00Z">
                  <w:rPr>
                    <w:ins w:id="1471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Borders>
              <w:bottom w:val="single" w:sz="4" w:space="0" w:color="auto"/>
            </w:tcBorders>
            <w:tcPrChange w:id="1472" w:author="Kevin Chen" w:date="2020-02-24T16:47:00Z">
              <w:tcPr>
                <w:tcW w:w="720" w:type="dxa"/>
                <w:tcBorders>
                  <w:bottom w:val="single" w:sz="4" w:space="0" w:color="auto"/>
                </w:tcBorders>
              </w:tcPr>
            </w:tcPrChange>
          </w:tcPr>
          <w:p w14:paraId="1434962A" w14:textId="3E3F2AF5" w:rsidR="00B24450" w:rsidRPr="005E36EF" w:rsidRDefault="00B24450" w:rsidP="00166E66">
            <w:pPr>
              <w:pStyle w:val="Compact"/>
              <w:spacing w:before="100" w:beforeAutospacing="1" w:after="40"/>
              <w:jc w:val="right"/>
              <w:rPr>
                <w:ins w:id="1473" w:author="Kevin Chen" w:date="2020-02-24T16:42:00Z"/>
                <w:rFonts w:ascii="Times New Roman" w:hAnsi="Times New Roman" w:cs="Times New Roman"/>
                <w:sz w:val="20"/>
                <w:szCs w:val="20"/>
                <w:rPrChange w:id="1474" w:author="Kevin Chen" w:date="2020-02-24T16:48:00Z">
                  <w:rPr>
                    <w:ins w:id="1475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76" w:author="Kevin Chen" w:date="2020-02-24T16:47:00Z">
                <w:pPr>
                  <w:pStyle w:val="Compact"/>
                  <w:spacing w:before="100" w:beforeAutospacing="1" w:after="40"/>
                  <w:jc w:val="center"/>
                </w:pPr>
              </w:pPrChange>
            </w:pPr>
            <m:oMathPara>
              <m:oMath>
                <m:r>
                  <w:ins w:id="1477" w:author="Kevin Chen" w:date="2020-02-24T16:44:00Z">
                    <w:rPr>
                      <w:rFonts w:ascii="Cambria Math" w:hAnsi="Cambria Math" w:cs="Times New Roman"/>
                      <w:sz w:val="20"/>
                      <w:szCs w:val="20"/>
                      <w:rPrChange w:id="1478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179</m:t>
                  </w:ins>
                </m:r>
              </m:oMath>
            </m:oMathPara>
          </w:p>
        </w:tc>
        <w:tc>
          <w:tcPr>
            <w:tcW w:w="720" w:type="dxa"/>
            <w:tcBorders>
              <w:bottom w:val="single" w:sz="4" w:space="0" w:color="auto"/>
            </w:tcBorders>
            <w:tcPrChange w:id="1479" w:author="Kevin Chen" w:date="2020-02-24T16:47:00Z">
              <w:tcPr>
                <w:tcW w:w="720" w:type="dxa"/>
                <w:tcBorders>
                  <w:bottom w:val="single" w:sz="4" w:space="0" w:color="auto"/>
                </w:tcBorders>
              </w:tcPr>
            </w:tcPrChange>
          </w:tcPr>
          <w:p w14:paraId="407191DD" w14:textId="1D4037BF" w:rsidR="00B24450" w:rsidRPr="005E36EF" w:rsidRDefault="00166E66" w:rsidP="00166E66">
            <w:pPr>
              <w:spacing w:before="100" w:beforeAutospacing="1" w:after="40"/>
              <w:jc w:val="right"/>
              <w:rPr>
                <w:ins w:id="1480" w:author="Kevin Chen" w:date="2020-02-24T16:42:00Z"/>
                <w:rFonts w:ascii="Times New Roman" w:hAnsi="Times New Roman" w:cs="Times New Roman"/>
                <w:sz w:val="20"/>
                <w:szCs w:val="20"/>
                <w:rPrChange w:id="1481" w:author="Kevin Chen" w:date="2020-02-24T16:48:00Z">
                  <w:rPr>
                    <w:ins w:id="1482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83" w:author="Kevin Chen" w:date="2020-02-24T16:47:00Z">
                <w:pPr>
                  <w:spacing w:before="100" w:beforeAutospacing="1" w:after="40"/>
                  <w:jc w:val="center"/>
                </w:pPr>
              </w:pPrChange>
            </w:pPr>
            <w:ins w:id="1484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485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  <w:tc>
          <w:tcPr>
            <w:tcW w:w="1152" w:type="dxa"/>
            <w:tcBorders>
              <w:bottom w:val="single" w:sz="4" w:space="0" w:color="auto"/>
            </w:tcBorders>
            <w:tcPrChange w:id="1486" w:author="Kevin Chen" w:date="2020-02-24T16:47:00Z">
              <w:tcPr>
                <w:tcW w:w="1152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5FF5A57F" w14:textId="0B7D951A" w:rsidR="00B24450" w:rsidRPr="005E36EF" w:rsidRDefault="00B24450" w:rsidP="00166E66">
            <w:pPr>
              <w:spacing w:before="100" w:beforeAutospacing="1" w:after="40"/>
              <w:jc w:val="center"/>
              <w:rPr>
                <w:ins w:id="1487" w:author="Kevin Chen" w:date="2020-02-24T16:42:00Z"/>
                <w:rFonts w:ascii="Times New Roman" w:hAnsi="Times New Roman" w:cs="Times New Roman"/>
                <w:sz w:val="20"/>
                <w:szCs w:val="20"/>
                <w:rPrChange w:id="1488" w:author="Kevin Chen" w:date="2020-02-24T16:48:00Z">
                  <w:rPr>
                    <w:ins w:id="1489" w:author="Kevin Chen" w:date="2020-02-24T16:4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490" w:author="Kevin Chen" w:date="2020-02-24T16:47:00Z">
                <w:pPr>
                  <w:spacing w:before="100" w:beforeAutospacing="1" w:after="40"/>
                  <w:jc w:val="center"/>
                </w:pPr>
              </w:pPrChange>
            </w:pPr>
            <w:ins w:id="1491" w:author="Kevin Chen" w:date="2020-02-24T16:44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492" w:author="Kevin Chen" w:date="2020-02-24T16:48:00Z">
                    <w:rPr/>
                  </w:rPrChange>
                </w:rPr>
                <w:t>–</w:t>
              </w:r>
            </w:ins>
          </w:p>
        </w:tc>
        <w:tc>
          <w:tcPr>
            <w:tcW w:w="250" w:type="dxa"/>
            <w:tcBorders>
              <w:bottom w:val="single" w:sz="4" w:space="0" w:color="auto"/>
            </w:tcBorders>
            <w:tcPrChange w:id="1493" w:author="Kevin Chen" w:date="2020-02-24T16:47:00Z">
              <w:tcPr>
                <w:tcW w:w="250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1332A83" w14:textId="77777777" w:rsidR="00B24450" w:rsidRPr="005E36EF" w:rsidRDefault="00B24450" w:rsidP="00B24450">
            <w:pPr>
              <w:spacing w:before="100" w:beforeAutospacing="1" w:after="40"/>
              <w:jc w:val="center"/>
              <w:rPr>
                <w:ins w:id="1494" w:author="Kevin Chen" w:date="2020-02-24T16:43:00Z"/>
                <w:rFonts w:ascii="Times New Roman" w:hAnsi="Times New Roman" w:cs="Times New Roman"/>
                <w:sz w:val="20"/>
                <w:szCs w:val="20"/>
                <w:rPrChange w:id="1495" w:author="Kevin Chen" w:date="2020-02-24T16:48:00Z">
                  <w:rPr>
                    <w:ins w:id="1496" w:author="Kevin Chen" w:date="2020-02-24T16:43:00Z"/>
                    <w:sz w:val="20"/>
                    <w:szCs w:val="20"/>
                  </w:rPr>
                </w:rPrChange>
              </w:rPr>
            </w:pPr>
          </w:p>
        </w:tc>
        <w:tc>
          <w:tcPr>
            <w:tcW w:w="547" w:type="dxa"/>
            <w:tcBorders>
              <w:bottom w:val="single" w:sz="4" w:space="0" w:color="auto"/>
            </w:tcBorders>
            <w:tcPrChange w:id="1497" w:author="Kevin Chen" w:date="2020-02-24T16:47:00Z">
              <w:tcPr>
                <w:tcW w:w="576" w:type="dxa"/>
                <w:tcBorders>
                  <w:bottom w:val="single" w:sz="4" w:space="0" w:color="auto"/>
                </w:tcBorders>
              </w:tcPr>
            </w:tcPrChange>
          </w:tcPr>
          <w:p w14:paraId="166CB61E" w14:textId="2001E49D" w:rsidR="00B24450" w:rsidRPr="005E36EF" w:rsidRDefault="00B24450" w:rsidP="00166E66">
            <w:pPr>
              <w:spacing w:before="100" w:beforeAutospacing="1" w:after="40"/>
              <w:jc w:val="right"/>
              <w:rPr>
                <w:ins w:id="1498" w:author="Kevin Chen" w:date="2020-02-24T16:43:00Z"/>
                <w:rFonts w:ascii="Times New Roman" w:hAnsi="Times New Roman" w:cs="Times New Roman"/>
                <w:sz w:val="20"/>
                <w:szCs w:val="20"/>
                <w:rPrChange w:id="1499" w:author="Kevin Chen" w:date="2020-02-24T16:48:00Z">
                  <w:rPr>
                    <w:ins w:id="1500" w:author="Kevin Chen" w:date="2020-02-24T16:43:00Z"/>
                    <w:sz w:val="20"/>
                    <w:szCs w:val="20"/>
                  </w:rPr>
                </w:rPrChange>
              </w:rPr>
              <w:pPrChange w:id="1501" w:author="Kevin Chen" w:date="2020-02-24T16:48:00Z">
                <w:pPr>
                  <w:spacing w:before="100" w:beforeAutospacing="1" w:after="40"/>
                  <w:jc w:val="center"/>
                </w:pPr>
              </w:pPrChange>
            </w:pPr>
            <m:oMathPara>
              <m:oMath>
                <m:r>
                  <w:ins w:id="1502" w:author="Kevin Chen" w:date="2020-02-24T16:46:00Z">
                    <w:rPr>
                      <w:rFonts w:ascii="Cambria Math" w:hAnsi="Cambria Math" w:cs="Times New Roman"/>
                      <w:sz w:val="20"/>
                      <w:szCs w:val="20"/>
                      <w:rPrChange w:id="1503" w:author="Kevin Chen" w:date="2020-02-24T16:48:00Z">
                        <w:rPr>
                          <w:rFonts w:ascii="Cambria Math" w:hAnsi="Cambria Math"/>
                        </w:rPr>
                      </w:rPrChange>
                    </w:rPr>
                    <m:t>107</m:t>
                  </w:ins>
                </m:r>
              </m:oMath>
            </m:oMathPara>
          </w:p>
        </w:tc>
        <w:tc>
          <w:tcPr>
            <w:tcW w:w="720" w:type="dxa"/>
            <w:tcBorders>
              <w:bottom w:val="single" w:sz="4" w:space="0" w:color="auto"/>
            </w:tcBorders>
            <w:tcPrChange w:id="1504" w:author="Kevin Chen" w:date="2020-02-24T16:47:00Z">
              <w:tcPr>
                <w:tcW w:w="1152" w:type="dxa"/>
                <w:tcBorders>
                  <w:bottom w:val="single" w:sz="4" w:space="0" w:color="auto"/>
                </w:tcBorders>
              </w:tcPr>
            </w:tcPrChange>
          </w:tcPr>
          <w:p w14:paraId="74A74F75" w14:textId="43A75296" w:rsidR="00B24450" w:rsidRPr="005E36EF" w:rsidRDefault="00166E66" w:rsidP="00166E66">
            <w:pPr>
              <w:spacing w:before="100" w:beforeAutospacing="1" w:after="40"/>
              <w:jc w:val="right"/>
              <w:rPr>
                <w:ins w:id="1505" w:author="Kevin Chen" w:date="2020-02-24T16:43:00Z"/>
                <w:rFonts w:ascii="Times New Roman" w:hAnsi="Times New Roman" w:cs="Times New Roman"/>
                <w:sz w:val="20"/>
                <w:szCs w:val="20"/>
                <w:rPrChange w:id="1506" w:author="Kevin Chen" w:date="2020-02-24T16:48:00Z">
                  <w:rPr>
                    <w:ins w:id="1507" w:author="Kevin Chen" w:date="2020-02-24T16:43:00Z"/>
                    <w:sz w:val="20"/>
                    <w:szCs w:val="20"/>
                  </w:rPr>
                </w:rPrChange>
              </w:rPr>
              <w:pPrChange w:id="1508" w:author="Kevin Chen" w:date="2020-02-24T16:48:00Z">
                <w:pPr>
                  <w:spacing w:before="100" w:beforeAutospacing="1" w:after="40"/>
                  <w:jc w:val="center"/>
                </w:pPr>
              </w:pPrChange>
            </w:pPr>
            <w:ins w:id="1509" w:author="Kevin Chen" w:date="2020-02-24T16:46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510" w:author="Kevin Chen" w:date="2020-02-24T16:48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–</w:t>
              </w:r>
            </w:ins>
          </w:p>
        </w:tc>
        <w:tc>
          <w:tcPr>
            <w:tcW w:w="1152" w:type="dxa"/>
            <w:tcBorders>
              <w:bottom w:val="single" w:sz="4" w:space="0" w:color="auto"/>
            </w:tcBorders>
            <w:tcPrChange w:id="1511" w:author="Kevin Chen" w:date="2020-02-24T16:47:00Z">
              <w:tcPr>
                <w:tcW w:w="1152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3FD5C915" w14:textId="2043AE39" w:rsidR="00B24450" w:rsidRPr="005E36EF" w:rsidRDefault="00B24450" w:rsidP="00166E66">
            <w:pPr>
              <w:spacing w:before="100" w:beforeAutospacing="1" w:after="40"/>
              <w:jc w:val="center"/>
              <w:rPr>
                <w:ins w:id="1512" w:author="Kevin Chen" w:date="2020-02-24T16:44:00Z"/>
                <w:rFonts w:ascii="Times New Roman" w:hAnsi="Times New Roman" w:cs="Times New Roman"/>
                <w:sz w:val="20"/>
                <w:szCs w:val="20"/>
                <w:rPrChange w:id="1513" w:author="Kevin Chen" w:date="2020-02-24T16:48:00Z">
                  <w:rPr>
                    <w:ins w:id="1514" w:author="Kevin Chen" w:date="2020-02-24T16:44:00Z"/>
                    <w:sz w:val="20"/>
                    <w:szCs w:val="20"/>
                  </w:rPr>
                </w:rPrChange>
              </w:rPr>
              <w:pPrChange w:id="1515" w:author="Kevin Chen" w:date="2020-02-24T16:48:00Z">
                <w:pPr>
                  <w:spacing w:before="100" w:beforeAutospacing="1" w:after="40"/>
                  <w:jc w:val="center"/>
                </w:pPr>
              </w:pPrChange>
            </w:pPr>
            <w:ins w:id="1516" w:author="Kevin Chen" w:date="2020-02-24T16:45:00Z">
              <w:r w:rsidRPr="005E36EF">
                <w:rPr>
                  <w:rFonts w:ascii="Times New Roman" w:hAnsi="Times New Roman" w:cs="Times New Roman"/>
                  <w:sz w:val="20"/>
                  <w:szCs w:val="20"/>
                  <w:rPrChange w:id="1517" w:author="Kevin Chen" w:date="2020-02-24T16:48:00Z">
                    <w:rPr/>
                  </w:rPrChange>
                </w:rPr>
                <w:t>–</w:t>
              </w:r>
            </w:ins>
          </w:p>
        </w:tc>
      </w:tr>
      <w:tr w:rsidR="00F7268A" w:rsidRPr="005E36EF" w14:paraId="44D77006" w14:textId="77777777" w:rsidTr="006E47C2">
        <w:trPr>
          <w:jc w:val="center"/>
          <w:ins w:id="1518" w:author="Kevin Chen" w:date="2020-02-24T16:52:00Z"/>
        </w:trPr>
        <w:tc>
          <w:tcPr>
            <w:tcW w:w="9010" w:type="dxa"/>
            <w:gridSpan w:val="10"/>
            <w:tcBorders>
              <w:bottom w:val="single" w:sz="4" w:space="0" w:color="auto"/>
            </w:tcBorders>
          </w:tcPr>
          <w:p w14:paraId="76B4BE6E" w14:textId="77777777" w:rsidR="00F7268A" w:rsidRPr="00F7268A" w:rsidRDefault="00F7268A" w:rsidP="00F7268A">
            <w:pPr>
              <w:spacing w:before="100" w:beforeAutospacing="1" w:after="0"/>
              <w:rPr>
                <w:ins w:id="1519" w:author="Kevin Chen" w:date="2020-02-24T16:52:00Z"/>
                <w:rFonts w:ascii="Times New Roman" w:hAnsi="Times New Roman" w:cs="Times New Roman"/>
                <w:sz w:val="18"/>
                <w:szCs w:val="18"/>
                <w:rPrChange w:id="1520" w:author="Kevin Chen" w:date="2020-02-24T16:53:00Z">
                  <w:rPr>
                    <w:ins w:id="1521" w:author="Kevin Chen" w:date="2020-02-24T16:52:00Z"/>
                    <w:rFonts w:ascii="Times New Roman" w:hAnsi="Times New Roman" w:cs="Times New Roman"/>
                    <w:sz w:val="18"/>
                    <w:szCs w:val="18"/>
                  </w:rPr>
                </w:rPrChange>
              </w:rPr>
              <w:pPrChange w:id="1522" w:author="Kevin Chen" w:date="2020-02-24T16:52:00Z">
                <w:pPr>
                  <w:spacing w:before="100" w:beforeAutospacing="1" w:after="40"/>
                  <w:jc w:val="center"/>
                </w:pPr>
              </w:pPrChange>
            </w:pPr>
            <w:ins w:id="1523" w:author="Kevin Chen" w:date="2020-02-24T16:52:00Z">
              <w:r w:rsidRPr="00F7268A">
                <w:rPr>
                  <w:rFonts w:ascii="Times New Roman" w:hAnsi="Times New Roman" w:cs="Times New Roman"/>
                  <w:sz w:val="18"/>
                  <w:szCs w:val="18"/>
                  <w:rPrChange w:id="1524" w:author="Kevin Chen" w:date="2020-02-24T16:53:00Z">
                    <w:rPr>
                      <w:rFonts w:ascii="Times New Roman" w:hAnsi="Times New Roman" w:cs="Times New Roman"/>
                      <w:sz w:val="18"/>
                      <w:szCs w:val="18"/>
                    </w:rPr>
                  </w:rPrChange>
                </w:rPr>
                <w:t>Estimates were adjusted for plant, race, year of hire, and calendar year. Risk sets were indexed by age. Women were excluded from this analysis.</w:t>
              </w:r>
            </w:ins>
          </w:p>
          <w:p w14:paraId="01020070" w14:textId="5985E5D7" w:rsidR="00F7268A" w:rsidRPr="005E36EF" w:rsidRDefault="00F7268A" w:rsidP="00F7268A">
            <w:pPr>
              <w:spacing w:after="40"/>
              <w:rPr>
                <w:ins w:id="1525" w:author="Kevin Chen" w:date="2020-02-24T16:52:00Z"/>
                <w:rFonts w:ascii="Times New Roman" w:hAnsi="Times New Roman" w:cs="Times New Roman"/>
                <w:sz w:val="20"/>
                <w:szCs w:val="20"/>
                <w:rPrChange w:id="1526" w:author="Kevin Chen" w:date="2020-02-24T16:48:00Z">
                  <w:rPr>
                    <w:ins w:id="1527" w:author="Kevin Chen" w:date="2020-02-24T16:52:00Z"/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  <w:pPrChange w:id="1528" w:author="Kevin Chen" w:date="2020-02-24T16:52:00Z">
                <w:pPr>
                  <w:spacing w:before="100" w:beforeAutospacing="1" w:after="40"/>
                  <w:jc w:val="center"/>
                </w:pPr>
              </w:pPrChange>
            </w:pPr>
            <w:ins w:id="1529" w:author="Kevin Chen" w:date="2020-02-24T16:52:00Z">
              <w:r w:rsidRPr="00F7268A">
                <w:rPr>
                  <w:rFonts w:ascii="Times New Roman" w:hAnsi="Times New Roman" w:cs="Times New Roman"/>
                  <w:sz w:val="18"/>
                  <w:szCs w:val="18"/>
                  <w:rPrChange w:id="1530" w:author="Kevin Chen" w:date="2020-02-24T16:53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t>Cases that</w:t>
              </w:r>
              <w:r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</w:ins>
            <w:ins w:id="1531" w:author="Kevin Chen" w:date="2020-02-24T16:53:00Z">
              <w:r>
                <w:rPr>
                  <w:rFonts w:ascii="Times New Roman" w:hAnsi="Times New Roman" w:cs="Times New Roman"/>
                  <w:sz w:val="20"/>
                  <w:szCs w:val="20"/>
                </w:rPr>
                <w:t>occurred within a week after the recorded worker exit date were assumed to have occurred while still employe</w:t>
              </w:r>
            </w:ins>
            <w:ins w:id="1532" w:author="Kevin Chen" w:date="2020-02-24T16:58:00Z">
              <w:r w:rsidR="00B85B18">
                <w:rPr>
                  <w:rFonts w:ascii="Times New Roman" w:hAnsi="Times New Roman" w:cs="Times New Roman"/>
                  <w:sz w:val="20"/>
                  <w:szCs w:val="20"/>
                </w:rPr>
                <w:t>d</w:t>
              </w:r>
            </w:ins>
          </w:p>
        </w:tc>
      </w:tr>
    </w:tbl>
    <w:tbl>
      <w:tblPr>
        <w:tblStyle w:val="Table"/>
        <w:tblW w:w="9716" w:type="dxa"/>
        <w:jc w:val="center"/>
        <w:tblLayout w:type="fixed"/>
        <w:tblCellMar>
          <w:left w:w="115" w:type="dxa"/>
          <w:right w:w="115" w:type="dxa"/>
        </w:tblCellMar>
        <w:tblLook w:val="07E0" w:firstRow="1" w:lastRow="1" w:firstColumn="1" w:lastColumn="1" w:noHBand="1" w:noVBand="1"/>
        <w:tblCaption w:val="Estimated hazard ratios for suicide by job status in the full cohort, with follow-up through 2015. Women were excluded from this analysis due to the small number of observed cases."/>
      </w:tblPr>
      <w:tblGrid>
        <w:gridCol w:w="2518"/>
        <w:gridCol w:w="392"/>
        <w:gridCol w:w="686"/>
        <w:gridCol w:w="903"/>
        <w:gridCol w:w="1534"/>
        <w:gridCol w:w="392"/>
        <w:gridCol w:w="714"/>
        <w:gridCol w:w="1033"/>
        <w:gridCol w:w="1534"/>
        <w:gridCol w:w="10"/>
        <w:tblGridChange w:id="1533">
          <w:tblGrid>
            <w:gridCol w:w="2257"/>
            <w:gridCol w:w="261"/>
            <w:gridCol w:w="90"/>
            <w:gridCol w:w="302"/>
            <w:gridCol w:w="313"/>
            <w:gridCol w:w="809"/>
            <w:gridCol w:w="1375"/>
            <w:gridCol w:w="351"/>
            <w:gridCol w:w="275"/>
            <w:gridCol w:w="365"/>
            <w:gridCol w:w="27"/>
            <w:gridCol w:w="899"/>
            <w:gridCol w:w="736"/>
            <w:gridCol w:w="639"/>
            <w:gridCol w:w="1017"/>
          </w:tblGrid>
        </w:tblGridChange>
      </w:tblGrid>
      <w:tr w:rsidR="00F7268A" w:rsidRPr="00891799" w:rsidDel="00B24450" w14:paraId="753951C1" w14:textId="77777777" w:rsidTr="00F7268A">
        <w:trPr>
          <w:jc w:val="center"/>
          <w:del w:id="1534" w:author="Kevin Chen" w:date="2020-02-24T16:42:00Z"/>
        </w:trPr>
        <w:tc>
          <w:tcPr>
            <w:tcW w:w="2518" w:type="dxa"/>
            <w:tcBorders>
              <w:top w:val="single" w:sz="4" w:space="0" w:color="auto"/>
            </w:tcBorders>
            <w:vAlign w:val="bottom"/>
          </w:tcPr>
          <w:p w14:paraId="76AEBF38" w14:textId="7173FB5A" w:rsidR="00CD4880" w:rsidRPr="00891799" w:rsidDel="00B24450" w:rsidRDefault="00CD4880" w:rsidP="00F76B99">
            <w:pPr>
              <w:pStyle w:val="Compact"/>
              <w:spacing w:before="40" w:after="40"/>
              <w:rPr>
                <w:del w:id="1535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2" w:type="dxa"/>
            <w:tcBorders>
              <w:top w:val="single" w:sz="4" w:space="0" w:color="auto"/>
            </w:tcBorders>
          </w:tcPr>
          <w:p w14:paraId="28EAB531" w14:textId="097EB1E5" w:rsidR="00CD4880" w:rsidRPr="00891799" w:rsidDel="00B24450" w:rsidRDefault="00CD4880" w:rsidP="00F76B99">
            <w:pPr>
              <w:pStyle w:val="Compact"/>
              <w:spacing w:before="40" w:after="40"/>
              <w:rPr>
                <w:del w:id="1536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3" w:type="dxa"/>
            <w:gridSpan w:val="3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4F35D75E" w14:textId="03D04996" w:rsidR="00CD4880" w:rsidRPr="00891799" w:rsidDel="00B24450" w:rsidRDefault="00F26D6B" w:rsidP="00F76B99">
            <w:pPr>
              <w:pStyle w:val="Compact"/>
              <w:spacing w:before="40" w:after="40"/>
              <w:rPr>
                <w:del w:id="1537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38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UAW-GM Cohort</w:delText>
              </w:r>
            </w:del>
          </w:p>
        </w:tc>
        <w:tc>
          <w:tcPr>
            <w:tcW w:w="392" w:type="dxa"/>
            <w:tcBorders>
              <w:top w:val="single" w:sz="4" w:space="0" w:color="auto"/>
            </w:tcBorders>
            <w:vAlign w:val="bottom"/>
          </w:tcPr>
          <w:p w14:paraId="5F93FE53" w14:textId="68A3C134" w:rsidR="00CD4880" w:rsidRPr="00891799" w:rsidDel="00B24450" w:rsidRDefault="00CD4880" w:rsidP="00F76B99">
            <w:pPr>
              <w:pStyle w:val="Compact"/>
              <w:spacing w:before="40" w:after="40"/>
              <w:jc w:val="right"/>
              <w:rPr>
                <w:del w:id="1539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91" w:type="dxa"/>
            <w:gridSpan w:val="4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4B909370" w14:textId="5A3D010B" w:rsidR="00CD4880" w:rsidRPr="00891799" w:rsidDel="00B24450" w:rsidRDefault="00F26D6B" w:rsidP="00F76B99">
            <w:pPr>
              <w:pStyle w:val="Compact"/>
              <w:spacing w:before="40" w:after="40"/>
              <w:rPr>
                <w:del w:id="1540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41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UAW-GM Sub-Cohort</w:delText>
              </w:r>
              <w:r w:rsidR="003D25C0" w:rsidRPr="00891799" w:rsidDel="00B24450">
                <w:rPr>
                  <w:rFonts w:ascii="Times New Roman" w:eastAsia="MS UI Gothic" w:hAnsi="Times New Roman" w:cs="Times New Roman"/>
                  <w:sz w:val="20"/>
                  <w:szCs w:val="20"/>
                  <w:vertAlign w:val="superscript"/>
                </w:rPr>
                <w:delText xml:space="preserve"> a</w:delText>
              </w:r>
            </w:del>
          </w:p>
        </w:tc>
      </w:tr>
      <w:tr w:rsidR="00B24450" w:rsidRPr="00891799" w:rsidDel="00B24450" w14:paraId="62F6BCB7" w14:textId="5E89B819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542" w:author="Kevin Chen" w:date="2020-02-24T16:44:00Z">
            <w:tblPrEx>
              <w:tblW w:w="8708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543" w:author="Kevin Chen" w:date="2020-02-24T16:42:00Z"/>
          <w:trPrChange w:id="1544" w:author="Kevin Chen" w:date="2020-02-24T16:44:00Z">
            <w:trPr>
              <w:gridAfter w:val="1"/>
              <w:jc w:val="center"/>
            </w:trPr>
          </w:trPrChange>
        </w:trPr>
        <w:tc>
          <w:tcPr>
            <w:tcW w:w="2518" w:type="dxa"/>
            <w:tcBorders>
              <w:bottom w:val="single" w:sz="2" w:space="0" w:color="auto"/>
            </w:tcBorders>
            <w:vAlign w:val="bottom"/>
            <w:tcPrChange w:id="1545" w:author="Kevin Chen" w:date="2020-02-24T16:44:00Z">
              <w:tcPr>
                <w:tcW w:w="2762" w:type="dxa"/>
                <w:tcBorders>
                  <w:bottom w:val="single" w:sz="2" w:space="0" w:color="auto"/>
                </w:tcBorders>
                <w:vAlign w:val="bottom"/>
              </w:tcPr>
            </w:tcPrChange>
          </w:tcPr>
          <w:p w14:paraId="19CD2847" w14:textId="63DE7261" w:rsidR="00CD4880" w:rsidRPr="00891799" w:rsidDel="00B24450" w:rsidRDefault="00CD4880" w:rsidP="00F76B99">
            <w:pPr>
              <w:pStyle w:val="Compact"/>
              <w:spacing w:before="40" w:after="40"/>
              <w:rPr>
                <w:del w:id="1546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47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 xml:space="preserve">Age at </w:delText>
              </w:r>
              <w:r w:rsidR="00D30435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worker exit</w:delText>
              </w:r>
            </w:del>
          </w:p>
        </w:tc>
        <w:tc>
          <w:tcPr>
            <w:tcW w:w="392" w:type="dxa"/>
            <w:tcPrChange w:id="1548" w:author="Kevin Chen" w:date="2020-02-24T16:44:00Z">
              <w:tcPr>
                <w:tcW w:w="376" w:type="dxa"/>
                <w:gridSpan w:val="2"/>
              </w:tcPr>
            </w:tcPrChange>
          </w:tcPr>
          <w:p w14:paraId="6E8EE4E3" w14:textId="67D6CCC7" w:rsidR="00CD4880" w:rsidRPr="00891799" w:rsidDel="00B24450" w:rsidRDefault="00CD4880" w:rsidP="00F76B99">
            <w:pPr>
              <w:pStyle w:val="Compact"/>
              <w:spacing w:before="40" w:after="40"/>
              <w:jc w:val="center"/>
              <w:rPr>
                <w:del w:id="1549" w:author="Kevin Chen" w:date="2020-02-24T16:42:00Z"/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86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50" w:author="Kevin Chen" w:date="2020-02-24T16:44:00Z">
              <w:tcPr>
                <w:tcW w:w="707" w:type="dxa"/>
                <w:gridSpan w:val="2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7AEFC209" w14:textId="1FB5AE04" w:rsidR="00CD4880" w:rsidRPr="00891799" w:rsidDel="00B24450" w:rsidRDefault="00CD4880" w:rsidP="00F76B99">
            <w:pPr>
              <w:pStyle w:val="Compact"/>
              <w:spacing w:before="40" w:after="40"/>
              <w:jc w:val="center"/>
              <w:rPr>
                <w:del w:id="1551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52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w:del>
                </m:r>
              </m:oMath>
            </m:oMathPara>
          </w:p>
        </w:tc>
        <w:tc>
          <w:tcPr>
            <w:tcW w:w="903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53" w:author="Kevin Chen" w:date="2020-02-24T16:44:00Z">
              <w:tcPr>
                <w:tcW w:w="949" w:type="dxa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5AF3D0EC" w14:textId="45316A8D" w:rsidR="00CD4880" w:rsidRPr="00891799" w:rsidDel="00B24450" w:rsidRDefault="00CD4880" w:rsidP="00F76B99">
            <w:pPr>
              <w:pStyle w:val="Compact"/>
              <w:spacing w:before="40" w:after="40"/>
              <w:rPr>
                <w:del w:id="1554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55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HR</w:delText>
              </w:r>
            </w:del>
          </w:p>
        </w:tc>
        <w:tc>
          <w:tcPr>
            <w:tcW w:w="1534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56" w:author="Kevin Chen" w:date="2020-02-24T16:44:00Z">
              <w:tcPr>
                <w:tcW w:w="1658" w:type="dxa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56A2DF1A" w14:textId="657E4E94" w:rsidR="00CD4880" w:rsidRPr="00891799" w:rsidDel="00B24450" w:rsidRDefault="00CD4880" w:rsidP="00F76B99">
            <w:pPr>
              <w:pStyle w:val="Compact"/>
              <w:spacing w:before="40" w:after="40"/>
              <w:rPr>
                <w:del w:id="1557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58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(95% CI)</w:delText>
              </w:r>
            </w:del>
          </w:p>
        </w:tc>
        <w:tc>
          <w:tcPr>
            <w:tcW w:w="392" w:type="dxa"/>
            <w:vAlign w:val="bottom"/>
            <w:tcPrChange w:id="1559" w:author="Kevin Chen" w:date="2020-02-24T16:44:00Z">
              <w:tcPr>
                <w:tcW w:w="376" w:type="dxa"/>
                <w:vAlign w:val="bottom"/>
              </w:tcPr>
            </w:tcPrChange>
          </w:tcPr>
          <w:p w14:paraId="4155BB77" w14:textId="4FAB06CF" w:rsidR="00CD4880" w:rsidRPr="00891799" w:rsidDel="00B24450" w:rsidRDefault="00CD4880" w:rsidP="00F76B99">
            <w:pPr>
              <w:pStyle w:val="Compact"/>
              <w:spacing w:before="40" w:after="40"/>
              <w:jc w:val="right"/>
              <w:rPr>
                <w:del w:id="1560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61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714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62" w:author="Kevin Chen" w:date="2020-02-24T16:44:00Z">
              <w:tcPr>
                <w:tcW w:w="738" w:type="dxa"/>
                <w:gridSpan w:val="2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1105A7F7" w14:textId="4B7A0004" w:rsidR="00CD4880" w:rsidRPr="00891799" w:rsidDel="00B24450" w:rsidRDefault="00CD4880" w:rsidP="00F76B99">
            <w:pPr>
              <w:pStyle w:val="Compact"/>
              <w:spacing w:before="40" w:after="40"/>
              <w:jc w:val="center"/>
              <w:rPr>
                <w:del w:id="1563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64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w:del>
                </m:r>
              </m:oMath>
            </m:oMathPara>
          </w:p>
        </w:tc>
        <w:tc>
          <w:tcPr>
            <w:tcW w:w="1033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65" w:author="Kevin Chen" w:date="2020-02-24T16:44:00Z">
              <w:tcPr>
                <w:tcW w:w="1096" w:type="dxa"/>
                <w:gridSpan w:val="2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21095924" w14:textId="420D9EF9" w:rsidR="00CD4880" w:rsidRPr="00891799" w:rsidDel="00B24450" w:rsidRDefault="00CD4880" w:rsidP="00F76B99">
            <w:pPr>
              <w:pStyle w:val="Compact"/>
              <w:spacing w:before="40" w:after="40"/>
              <w:rPr>
                <w:del w:id="1566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67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HR</w:delText>
              </w:r>
            </w:del>
          </w:p>
        </w:tc>
        <w:tc>
          <w:tcPr>
            <w:tcW w:w="1534" w:type="dxa"/>
            <w:tcBorders>
              <w:top w:val="single" w:sz="2" w:space="0" w:color="auto"/>
              <w:bottom w:val="single" w:sz="0" w:space="0" w:color="auto"/>
            </w:tcBorders>
            <w:vAlign w:val="bottom"/>
            <w:tcPrChange w:id="1568" w:author="Kevin Chen" w:date="2020-02-24T16:44:00Z">
              <w:tcPr>
                <w:tcW w:w="1658" w:type="dxa"/>
                <w:gridSpan w:val="2"/>
                <w:tcBorders>
                  <w:top w:val="single" w:sz="2" w:space="0" w:color="auto"/>
                  <w:bottom w:val="single" w:sz="0" w:space="0" w:color="auto"/>
                </w:tcBorders>
                <w:vAlign w:val="bottom"/>
              </w:tcPr>
            </w:tcPrChange>
          </w:tcPr>
          <w:p w14:paraId="7EAD8C92" w14:textId="381025DF" w:rsidR="00CD4880" w:rsidRPr="00891799" w:rsidDel="00B24450" w:rsidRDefault="00CD4880" w:rsidP="00F76B99">
            <w:pPr>
              <w:pStyle w:val="Compact"/>
              <w:spacing w:before="40" w:after="40"/>
              <w:rPr>
                <w:del w:id="1569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70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(95% CI)</w:delText>
              </w:r>
            </w:del>
          </w:p>
        </w:tc>
      </w:tr>
      <w:tr w:rsidR="00B24450" w:rsidRPr="00891799" w:rsidDel="00B24450" w14:paraId="45E1544C" w14:textId="1C61B8D2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571" w:author="Kevin Chen" w:date="2020-02-24T16:44:00Z">
            <w:tblPrEx>
              <w:tblW w:w="8708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572" w:author="Kevin Chen" w:date="2020-02-24T16:42:00Z"/>
          <w:trPrChange w:id="1573" w:author="Kevin Chen" w:date="2020-02-24T16:44:00Z">
            <w:trPr>
              <w:gridAfter w:val="1"/>
              <w:jc w:val="center"/>
            </w:trPr>
          </w:trPrChange>
        </w:trPr>
        <w:tc>
          <w:tcPr>
            <w:tcW w:w="2518" w:type="dxa"/>
            <w:tcBorders>
              <w:top w:val="single" w:sz="2" w:space="0" w:color="auto"/>
            </w:tcBorders>
            <w:tcPrChange w:id="1574" w:author="Kevin Chen" w:date="2020-02-24T16:44:00Z">
              <w:tcPr>
                <w:tcW w:w="2762" w:type="dxa"/>
                <w:tcBorders>
                  <w:top w:val="single" w:sz="2" w:space="0" w:color="auto"/>
                </w:tcBorders>
              </w:tcPr>
            </w:tcPrChange>
          </w:tcPr>
          <w:p w14:paraId="2EB2A61A" w14:textId="428F7EF1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rPr>
                <w:del w:id="1575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del w:id="1576" w:author="Kevin Chen" w:date="2020-02-24T16:42:00Z">
                  <w:rPr>
                    <w:rFonts w:ascii="Cambria Math" w:hAnsi="Cambria Math" w:cs="Times New Roman"/>
                    <w:sz w:val="20"/>
                    <w:szCs w:val="20"/>
                  </w:rPr>
                  <m:t>55</m:t>
                </w:del>
              </m:r>
            </m:oMath>
            <w:del w:id="1577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 xml:space="preserve"> or older</w:delText>
              </w:r>
            </w:del>
          </w:p>
        </w:tc>
        <w:tc>
          <w:tcPr>
            <w:tcW w:w="392" w:type="dxa"/>
            <w:tcPrChange w:id="1578" w:author="Kevin Chen" w:date="2020-02-24T16:44:00Z">
              <w:tcPr>
                <w:tcW w:w="376" w:type="dxa"/>
                <w:gridSpan w:val="2"/>
              </w:tcPr>
            </w:tcPrChange>
          </w:tcPr>
          <w:p w14:paraId="169B0352" w14:textId="1605B8BF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jc w:val="center"/>
              <w:rPr>
                <w:del w:id="1579" w:author="Kevin Chen" w:date="2020-02-24T16:42:00Z"/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86" w:type="dxa"/>
            <w:tcPrChange w:id="1580" w:author="Kevin Chen" w:date="2020-02-24T16:44:00Z">
              <w:tcPr>
                <w:tcW w:w="707" w:type="dxa"/>
                <w:gridSpan w:val="2"/>
              </w:tcPr>
            </w:tcPrChange>
          </w:tcPr>
          <w:p w14:paraId="53DB2C64" w14:textId="69B76F2B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rPr>
                <w:del w:id="1581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82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49</m:t>
                  </w:del>
                </m:r>
              </m:oMath>
            </m:oMathPara>
          </w:p>
        </w:tc>
        <w:tc>
          <w:tcPr>
            <w:tcW w:w="903" w:type="dxa"/>
            <w:tcPrChange w:id="1583" w:author="Kevin Chen" w:date="2020-02-24T16:44:00Z">
              <w:tcPr>
                <w:tcW w:w="949" w:type="dxa"/>
              </w:tcPr>
            </w:tcPrChange>
          </w:tcPr>
          <w:p w14:paraId="1A42DCBC" w14:textId="0DC5E056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rPr>
                <w:del w:id="1584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85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1.00</m:t>
                  </w:del>
                </m:r>
              </m:oMath>
            </m:oMathPara>
          </w:p>
        </w:tc>
        <w:tc>
          <w:tcPr>
            <w:tcW w:w="1534" w:type="dxa"/>
            <w:tcPrChange w:id="1586" w:author="Kevin Chen" w:date="2020-02-24T16:44:00Z">
              <w:tcPr>
                <w:tcW w:w="1658" w:type="dxa"/>
              </w:tcPr>
            </w:tcPrChange>
          </w:tcPr>
          <w:p w14:paraId="121ADB10" w14:textId="457D8DA3" w:rsidR="005C3B43" w:rsidRPr="00891799" w:rsidDel="00B24450" w:rsidRDefault="005C3B43" w:rsidP="000D69A2">
            <w:pPr>
              <w:pStyle w:val="Compact"/>
              <w:spacing w:before="100" w:beforeAutospacing="1" w:after="100" w:afterAutospacing="1"/>
              <w:jc w:val="center"/>
              <w:rPr>
                <w:del w:id="1587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88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–</w:delText>
              </w:r>
            </w:del>
          </w:p>
        </w:tc>
        <w:tc>
          <w:tcPr>
            <w:tcW w:w="392" w:type="dxa"/>
            <w:tcPrChange w:id="1589" w:author="Kevin Chen" w:date="2020-02-24T16:44:00Z">
              <w:tcPr>
                <w:tcW w:w="376" w:type="dxa"/>
              </w:tcPr>
            </w:tcPrChange>
          </w:tcPr>
          <w:p w14:paraId="2B52A238" w14:textId="7CAF88BE" w:rsidR="005C3B43" w:rsidRPr="00891799" w:rsidDel="00B24450" w:rsidRDefault="005C3B43" w:rsidP="00BD3BC3">
            <w:pPr>
              <w:spacing w:before="100" w:beforeAutospacing="1" w:after="100" w:afterAutospacing="1"/>
              <w:rPr>
                <w:del w:id="1590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dxa"/>
            <w:tcPrChange w:id="1591" w:author="Kevin Chen" w:date="2020-02-24T16:44:00Z">
              <w:tcPr>
                <w:tcW w:w="738" w:type="dxa"/>
                <w:gridSpan w:val="2"/>
              </w:tcPr>
            </w:tcPrChange>
          </w:tcPr>
          <w:p w14:paraId="1C261B08" w14:textId="15846956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rPr>
                <w:del w:id="1592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93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42</m:t>
                  </w:del>
                </m:r>
              </m:oMath>
            </m:oMathPara>
          </w:p>
        </w:tc>
        <w:tc>
          <w:tcPr>
            <w:tcW w:w="1033" w:type="dxa"/>
            <w:tcPrChange w:id="1594" w:author="Kevin Chen" w:date="2020-02-24T16:44:00Z">
              <w:tcPr>
                <w:tcW w:w="1096" w:type="dxa"/>
                <w:gridSpan w:val="2"/>
              </w:tcPr>
            </w:tcPrChange>
          </w:tcPr>
          <w:p w14:paraId="7CE7CFD4" w14:textId="3E52C695" w:rsidR="005C3B43" w:rsidRPr="00891799" w:rsidDel="00B24450" w:rsidRDefault="005C3B43" w:rsidP="00BD3BC3">
            <w:pPr>
              <w:pStyle w:val="Compact"/>
              <w:spacing w:before="100" w:beforeAutospacing="1" w:after="100" w:afterAutospacing="1"/>
              <w:rPr>
                <w:del w:id="1595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596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1.00</m:t>
                  </w:del>
                </m:r>
              </m:oMath>
            </m:oMathPara>
          </w:p>
        </w:tc>
        <w:tc>
          <w:tcPr>
            <w:tcW w:w="1534" w:type="dxa"/>
            <w:tcPrChange w:id="1597" w:author="Kevin Chen" w:date="2020-02-24T16:44:00Z">
              <w:tcPr>
                <w:tcW w:w="1658" w:type="dxa"/>
                <w:gridSpan w:val="2"/>
              </w:tcPr>
            </w:tcPrChange>
          </w:tcPr>
          <w:p w14:paraId="641CF49F" w14:textId="763CFA78" w:rsidR="005C3B43" w:rsidRPr="00891799" w:rsidDel="00B24450" w:rsidRDefault="005C3B43" w:rsidP="000D69A2">
            <w:pPr>
              <w:pStyle w:val="Compact"/>
              <w:spacing w:before="100" w:beforeAutospacing="1" w:after="100" w:afterAutospacing="1"/>
              <w:jc w:val="center"/>
              <w:rPr>
                <w:del w:id="1598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w:del w:id="1599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>–</w:delText>
              </w:r>
            </w:del>
          </w:p>
        </w:tc>
      </w:tr>
      <w:tr w:rsidR="00B24450" w:rsidRPr="00891799" w:rsidDel="00B24450" w14:paraId="15DCB615" w14:textId="639A9756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600" w:author="Kevin Chen" w:date="2020-02-24T16:44:00Z">
            <w:tblPrEx>
              <w:tblW w:w="8708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601" w:author="Kevin Chen" w:date="2020-02-24T16:42:00Z"/>
          <w:trPrChange w:id="1602" w:author="Kevin Chen" w:date="2020-02-24T16:44:00Z">
            <w:trPr>
              <w:gridAfter w:val="1"/>
              <w:jc w:val="center"/>
            </w:trPr>
          </w:trPrChange>
        </w:trPr>
        <w:tc>
          <w:tcPr>
            <w:tcW w:w="2518" w:type="dxa"/>
            <w:tcPrChange w:id="1603" w:author="Kevin Chen" w:date="2020-02-24T16:44:00Z">
              <w:tcPr>
                <w:tcW w:w="2762" w:type="dxa"/>
              </w:tcPr>
            </w:tcPrChange>
          </w:tcPr>
          <w:p w14:paraId="706BCDF5" w14:textId="28E0E6DF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04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del w:id="1605" w:author="Kevin Chen" w:date="2020-02-24T16:42:00Z">
                  <w:rPr>
                    <w:rFonts w:ascii="Cambria Math" w:hAnsi="Cambria Math" w:cs="Times New Roman"/>
                    <w:sz w:val="20"/>
                    <w:szCs w:val="20"/>
                  </w:rPr>
                  <m:t>40</m:t>
                </w:del>
              </m:r>
            </m:oMath>
            <w:del w:id="1606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 xml:space="preserve"> to </w:delText>
              </w: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54</m:t>
                </m:r>
              </m:oMath>
            </w:del>
          </w:p>
        </w:tc>
        <w:tc>
          <w:tcPr>
            <w:tcW w:w="392" w:type="dxa"/>
            <w:tcPrChange w:id="1607" w:author="Kevin Chen" w:date="2020-02-24T16:44:00Z">
              <w:tcPr>
                <w:tcW w:w="376" w:type="dxa"/>
                <w:gridSpan w:val="2"/>
              </w:tcPr>
            </w:tcPrChange>
          </w:tcPr>
          <w:p w14:paraId="72C934D9" w14:textId="5705C836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jc w:val="center"/>
              <w:rPr>
                <w:del w:id="1608" w:author="Kevin Chen" w:date="2020-02-24T16:42:00Z"/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86" w:type="dxa"/>
            <w:tcPrChange w:id="1609" w:author="Kevin Chen" w:date="2020-02-24T16:44:00Z">
              <w:tcPr>
                <w:tcW w:w="707" w:type="dxa"/>
                <w:gridSpan w:val="2"/>
              </w:tcPr>
            </w:tcPrChange>
          </w:tcPr>
          <w:p w14:paraId="2BFD6AFC" w14:textId="5DA94F90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10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11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66</m:t>
                  </w:del>
                </m:r>
              </m:oMath>
            </m:oMathPara>
          </w:p>
        </w:tc>
        <w:tc>
          <w:tcPr>
            <w:tcW w:w="903" w:type="dxa"/>
            <w:tcPrChange w:id="1612" w:author="Kevin Chen" w:date="2020-02-24T16:44:00Z">
              <w:tcPr>
                <w:tcW w:w="949" w:type="dxa"/>
              </w:tcPr>
            </w:tcPrChange>
          </w:tcPr>
          <w:p w14:paraId="33FE0CA8" w14:textId="0EF3B248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13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14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1.39</m:t>
                  </w:del>
                </m:r>
              </m:oMath>
            </m:oMathPara>
          </w:p>
        </w:tc>
        <w:tc>
          <w:tcPr>
            <w:tcW w:w="1534" w:type="dxa"/>
            <w:tcPrChange w:id="1615" w:author="Kevin Chen" w:date="2020-02-24T16:44:00Z">
              <w:tcPr>
                <w:tcW w:w="1658" w:type="dxa"/>
              </w:tcPr>
            </w:tcPrChange>
          </w:tcPr>
          <w:p w14:paraId="34384AF8" w14:textId="6475299A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16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17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(0.95, 2.03)</m:t>
                  </w:del>
                </m:r>
              </m:oMath>
            </m:oMathPara>
          </w:p>
        </w:tc>
        <w:tc>
          <w:tcPr>
            <w:tcW w:w="392" w:type="dxa"/>
            <w:tcPrChange w:id="1618" w:author="Kevin Chen" w:date="2020-02-24T16:44:00Z">
              <w:tcPr>
                <w:tcW w:w="376" w:type="dxa"/>
              </w:tcPr>
            </w:tcPrChange>
          </w:tcPr>
          <w:p w14:paraId="6EA0DFF0" w14:textId="7DC9D434" w:rsidR="001A739C" w:rsidRPr="00891799" w:rsidDel="00B24450" w:rsidRDefault="001A739C" w:rsidP="001A739C">
            <w:pPr>
              <w:spacing w:before="100" w:beforeAutospacing="1" w:after="100" w:afterAutospacing="1"/>
              <w:rPr>
                <w:del w:id="1619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dxa"/>
            <w:tcPrChange w:id="1620" w:author="Kevin Chen" w:date="2020-02-24T16:44:00Z">
              <w:tcPr>
                <w:tcW w:w="738" w:type="dxa"/>
                <w:gridSpan w:val="2"/>
              </w:tcPr>
            </w:tcPrChange>
          </w:tcPr>
          <w:p w14:paraId="2CBBDDD8" w14:textId="7A1A4DAF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21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22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49</m:t>
                  </w:del>
                </m:r>
              </m:oMath>
            </m:oMathPara>
          </w:p>
        </w:tc>
        <w:tc>
          <w:tcPr>
            <w:tcW w:w="1033" w:type="dxa"/>
            <w:tcPrChange w:id="1623" w:author="Kevin Chen" w:date="2020-02-24T16:44:00Z">
              <w:tcPr>
                <w:tcW w:w="1096" w:type="dxa"/>
                <w:gridSpan w:val="2"/>
              </w:tcPr>
            </w:tcPrChange>
          </w:tcPr>
          <w:p w14:paraId="3E3A716C" w14:textId="07BEA9B3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24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25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1.28</m:t>
                  </w:del>
                </m:r>
              </m:oMath>
            </m:oMathPara>
          </w:p>
        </w:tc>
        <w:tc>
          <w:tcPr>
            <w:tcW w:w="1534" w:type="dxa"/>
            <w:tcPrChange w:id="1626" w:author="Kevin Chen" w:date="2020-02-24T16:44:00Z">
              <w:tcPr>
                <w:tcW w:w="1658" w:type="dxa"/>
                <w:gridSpan w:val="2"/>
              </w:tcPr>
            </w:tcPrChange>
          </w:tcPr>
          <w:p w14:paraId="631E20C9" w14:textId="4764082E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27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28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(0.83, 1.96)</m:t>
                  </w:del>
                </m:r>
              </m:oMath>
            </m:oMathPara>
          </w:p>
        </w:tc>
      </w:tr>
      <w:tr w:rsidR="00B24450" w:rsidRPr="00891799" w:rsidDel="00B24450" w14:paraId="471783BE" w14:textId="56987065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629" w:author="Kevin Chen" w:date="2020-02-24T16:44:00Z">
            <w:tblPrEx>
              <w:tblW w:w="8708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630" w:author="Kevin Chen" w:date="2020-02-24T16:42:00Z"/>
          <w:trPrChange w:id="1631" w:author="Kevin Chen" w:date="2020-02-24T16:44:00Z">
            <w:trPr>
              <w:gridAfter w:val="1"/>
              <w:jc w:val="center"/>
            </w:trPr>
          </w:trPrChange>
        </w:trPr>
        <w:tc>
          <w:tcPr>
            <w:tcW w:w="2518" w:type="dxa"/>
            <w:tcPrChange w:id="1632" w:author="Kevin Chen" w:date="2020-02-24T16:44:00Z">
              <w:tcPr>
                <w:tcW w:w="2762" w:type="dxa"/>
              </w:tcPr>
            </w:tcPrChange>
          </w:tcPr>
          <w:p w14:paraId="4F420F28" w14:textId="392E3AE8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33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del w:id="1634" w:author="Kevin Chen" w:date="2020-02-24T16:42:00Z">
                  <w:rPr>
                    <w:rFonts w:ascii="Cambria Math" w:hAnsi="Cambria Math" w:cs="Times New Roman"/>
                    <w:sz w:val="20"/>
                    <w:szCs w:val="20"/>
                  </w:rPr>
                  <m:t>30</m:t>
                </w:del>
              </m:r>
            </m:oMath>
            <w:del w:id="1635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 xml:space="preserve"> to </w:delText>
              </w: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39</m:t>
                </m:r>
              </m:oMath>
            </w:del>
          </w:p>
        </w:tc>
        <w:tc>
          <w:tcPr>
            <w:tcW w:w="392" w:type="dxa"/>
            <w:tcPrChange w:id="1636" w:author="Kevin Chen" w:date="2020-02-24T16:44:00Z">
              <w:tcPr>
                <w:tcW w:w="376" w:type="dxa"/>
                <w:gridSpan w:val="2"/>
              </w:tcPr>
            </w:tcPrChange>
          </w:tcPr>
          <w:p w14:paraId="344C4EF8" w14:textId="3D96A388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jc w:val="center"/>
              <w:rPr>
                <w:del w:id="1637" w:author="Kevin Chen" w:date="2020-02-24T16:42:00Z"/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86" w:type="dxa"/>
            <w:tcPrChange w:id="1638" w:author="Kevin Chen" w:date="2020-02-24T16:44:00Z">
              <w:tcPr>
                <w:tcW w:w="707" w:type="dxa"/>
                <w:gridSpan w:val="2"/>
              </w:tcPr>
            </w:tcPrChange>
          </w:tcPr>
          <w:p w14:paraId="6E7E46F9" w14:textId="15173A96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39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40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71</m:t>
                  </w:del>
                </m:r>
              </m:oMath>
            </m:oMathPara>
          </w:p>
        </w:tc>
        <w:tc>
          <w:tcPr>
            <w:tcW w:w="903" w:type="dxa"/>
            <w:tcPrChange w:id="1641" w:author="Kevin Chen" w:date="2020-02-24T16:44:00Z">
              <w:tcPr>
                <w:tcW w:w="949" w:type="dxa"/>
              </w:tcPr>
            </w:tcPrChange>
          </w:tcPr>
          <w:p w14:paraId="7D75B836" w14:textId="2B093B04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42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43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1.76</m:t>
                  </w:del>
                </m:r>
              </m:oMath>
            </m:oMathPara>
          </w:p>
        </w:tc>
        <w:tc>
          <w:tcPr>
            <w:tcW w:w="1534" w:type="dxa"/>
            <w:tcPrChange w:id="1644" w:author="Kevin Chen" w:date="2020-02-24T16:44:00Z">
              <w:tcPr>
                <w:tcW w:w="1658" w:type="dxa"/>
              </w:tcPr>
            </w:tcPrChange>
          </w:tcPr>
          <w:p w14:paraId="2828F644" w14:textId="0D205154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45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46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(1.20, 2.57)</m:t>
                  </w:del>
                </m:r>
              </m:oMath>
            </m:oMathPara>
          </w:p>
        </w:tc>
        <w:tc>
          <w:tcPr>
            <w:tcW w:w="392" w:type="dxa"/>
            <w:tcPrChange w:id="1647" w:author="Kevin Chen" w:date="2020-02-24T16:44:00Z">
              <w:tcPr>
                <w:tcW w:w="376" w:type="dxa"/>
              </w:tcPr>
            </w:tcPrChange>
          </w:tcPr>
          <w:p w14:paraId="467C51EA" w14:textId="2BDCB5DE" w:rsidR="001A739C" w:rsidRPr="00891799" w:rsidDel="00B24450" w:rsidRDefault="001A739C" w:rsidP="001A739C">
            <w:pPr>
              <w:spacing w:before="100" w:beforeAutospacing="1" w:after="100" w:afterAutospacing="1"/>
              <w:rPr>
                <w:del w:id="1648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dxa"/>
            <w:tcPrChange w:id="1649" w:author="Kevin Chen" w:date="2020-02-24T16:44:00Z">
              <w:tcPr>
                <w:tcW w:w="738" w:type="dxa"/>
                <w:gridSpan w:val="2"/>
              </w:tcPr>
            </w:tcPrChange>
          </w:tcPr>
          <w:p w14:paraId="2A5F553A" w14:textId="409B8BF2" w:rsidR="001A739C" w:rsidRPr="00891799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50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51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44</m:t>
                  </w:del>
                </m:r>
              </m:oMath>
            </m:oMathPara>
          </w:p>
        </w:tc>
        <w:tc>
          <w:tcPr>
            <w:tcW w:w="1033" w:type="dxa"/>
            <w:tcPrChange w:id="1652" w:author="Kevin Chen" w:date="2020-02-24T16:44:00Z">
              <w:tcPr>
                <w:tcW w:w="1096" w:type="dxa"/>
                <w:gridSpan w:val="2"/>
              </w:tcPr>
            </w:tcPrChange>
          </w:tcPr>
          <w:p w14:paraId="26555608" w14:textId="08794789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53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54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1.83</m:t>
                  </w:del>
                </m:r>
              </m:oMath>
            </m:oMathPara>
          </w:p>
        </w:tc>
        <w:tc>
          <w:tcPr>
            <w:tcW w:w="1534" w:type="dxa"/>
            <w:tcPrChange w:id="1655" w:author="Kevin Chen" w:date="2020-02-24T16:44:00Z">
              <w:tcPr>
                <w:tcW w:w="1658" w:type="dxa"/>
                <w:gridSpan w:val="2"/>
              </w:tcPr>
            </w:tcPrChange>
          </w:tcPr>
          <w:p w14:paraId="32D24115" w14:textId="0CCE04BD" w:rsidR="001A739C" w:rsidRPr="00A208CD" w:rsidDel="00B24450" w:rsidRDefault="001A739C" w:rsidP="001A739C">
            <w:pPr>
              <w:pStyle w:val="Compact"/>
              <w:spacing w:before="100" w:beforeAutospacing="1" w:after="100" w:afterAutospacing="1"/>
              <w:rPr>
                <w:del w:id="1656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57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(1.19, 2.81)</m:t>
                  </w:del>
                </m:r>
              </m:oMath>
            </m:oMathPara>
          </w:p>
        </w:tc>
      </w:tr>
      <w:tr w:rsidR="00B24450" w:rsidRPr="00891799" w:rsidDel="00B24450" w14:paraId="5725E76F" w14:textId="263A884E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658" w:author="Kevin Chen" w:date="2020-02-24T16:44:00Z">
            <w:tblPrEx>
              <w:tblW w:w="8708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659" w:author="Kevin Chen" w:date="2020-02-24T16:42:00Z"/>
          <w:trPrChange w:id="1660" w:author="Kevin Chen" w:date="2020-02-24T16:44:00Z">
            <w:trPr>
              <w:gridAfter w:val="1"/>
              <w:jc w:val="center"/>
            </w:trPr>
          </w:trPrChange>
        </w:trPr>
        <w:tc>
          <w:tcPr>
            <w:tcW w:w="2518" w:type="dxa"/>
            <w:tcBorders>
              <w:bottom w:val="single" w:sz="4" w:space="0" w:color="auto"/>
            </w:tcBorders>
            <w:tcPrChange w:id="1661" w:author="Kevin Chen" w:date="2020-02-24T16:44:00Z">
              <w:tcPr>
                <w:tcW w:w="2762" w:type="dxa"/>
                <w:tcBorders>
                  <w:bottom w:val="single" w:sz="4" w:space="0" w:color="auto"/>
                </w:tcBorders>
              </w:tcPr>
            </w:tcPrChange>
          </w:tcPr>
          <w:p w14:paraId="6C25E3F1" w14:textId="6C26BC4D" w:rsidR="001A739C" w:rsidRPr="00891799" w:rsidDel="00B24450" w:rsidRDefault="001A739C" w:rsidP="001A739C">
            <w:pPr>
              <w:pStyle w:val="Compact"/>
              <w:spacing w:before="100" w:beforeAutospacing="1" w:after="40"/>
              <w:rPr>
                <w:del w:id="1662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del w:id="1663" w:author="Kevin Chen" w:date="2020-02-24T16:42:00Z">
                  <w:rPr>
                    <w:rFonts w:ascii="Cambria Math" w:hAnsi="Cambria Math" w:cs="Times New Roman"/>
                    <w:sz w:val="20"/>
                    <w:szCs w:val="20"/>
                  </w:rPr>
                  <m:t>19</m:t>
                </w:del>
              </m:r>
            </m:oMath>
            <w:del w:id="1664" w:author="Kevin Chen" w:date="2020-02-24T16:42:00Z">
              <w:r w:rsidRPr="00891799" w:rsidDel="00B24450">
                <w:rPr>
                  <w:rFonts w:ascii="Times New Roman" w:hAnsi="Times New Roman" w:cs="Times New Roman"/>
                  <w:sz w:val="20"/>
                  <w:szCs w:val="20"/>
                </w:rPr>
                <w:delText xml:space="preserve"> to </w:delText>
              </w: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29</m:t>
                </m:r>
              </m:oMath>
            </w:del>
          </w:p>
        </w:tc>
        <w:tc>
          <w:tcPr>
            <w:tcW w:w="392" w:type="dxa"/>
            <w:tcBorders>
              <w:bottom w:val="single" w:sz="4" w:space="0" w:color="auto"/>
            </w:tcBorders>
            <w:tcPrChange w:id="1665" w:author="Kevin Chen" w:date="2020-02-24T16:44:00Z">
              <w:tcPr>
                <w:tcW w:w="376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04A67F2D" w14:textId="2512C192" w:rsidR="001A739C" w:rsidRPr="00891799" w:rsidDel="00B24450" w:rsidRDefault="001A739C" w:rsidP="001A739C">
            <w:pPr>
              <w:pStyle w:val="Compact"/>
              <w:spacing w:before="100" w:beforeAutospacing="1" w:after="40"/>
              <w:jc w:val="center"/>
              <w:rPr>
                <w:del w:id="1666" w:author="Kevin Chen" w:date="2020-02-24T16:42:00Z"/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686" w:type="dxa"/>
            <w:tcBorders>
              <w:bottom w:val="single" w:sz="4" w:space="0" w:color="auto"/>
            </w:tcBorders>
            <w:tcPrChange w:id="1667" w:author="Kevin Chen" w:date="2020-02-24T16:44:00Z">
              <w:tcPr>
                <w:tcW w:w="707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0269A71C" w14:textId="10AD2F47" w:rsidR="001A739C" w:rsidRPr="00891799" w:rsidDel="00B24450" w:rsidRDefault="001A739C" w:rsidP="001A739C">
            <w:pPr>
              <w:pStyle w:val="Compact"/>
              <w:spacing w:before="100" w:beforeAutospacing="1" w:after="40"/>
              <w:rPr>
                <w:del w:id="1668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69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44</m:t>
                  </w:del>
                </m:r>
              </m:oMath>
            </m:oMathPara>
          </w:p>
        </w:tc>
        <w:tc>
          <w:tcPr>
            <w:tcW w:w="903" w:type="dxa"/>
            <w:tcBorders>
              <w:bottom w:val="single" w:sz="4" w:space="0" w:color="auto"/>
            </w:tcBorders>
            <w:tcPrChange w:id="1670" w:author="Kevin Chen" w:date="2020-02-24T16:44:00Z">
              <w:tcPr>
                <w:tcW w:w="949" w:type="dxa"/>
                <w:tcBorders>
                  <w:bottom w:val="single" w:sz="4" w:space="0" w:color="auto"/>
                </w:tcBorders>
              </w:tcPr>
            </w:tcPrChange>
          </w:tcPr>
          <w:p w14:paraId="2A3C94C5" w14:textId="6E39E9F6" w:rsidR="001A739C" w:rsidRPr="00A208CD" w:rsidDel="00B24450" w:rsidRDefault="001A739C" w:rsidP="001A739C">
            <w:pPr>
              <w:pStyle w:val="Compact"/>
              <w:spacing w:before="100" w:beforeAutospacing="1" w:after="40"/>
              <w:rPr>
                <w:del w:id="1671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72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1.08</m:t>
                  </w:del>
                </m:r>
              </m:oMath>
            </m:oMathPara>
          </w:p>
        </w:tc>
        <w:tc>
          <w:tcPr>
            <w:tcW w:w="1534" w:type="dxa"/>
            <w:tcBorders>
              <w:bottom w:val="single" w:sz="4" w:space="0" w:color="auto"/>
            </w:tcBorders>
            <w:tcPrChange w:id="1673" w:author="Kevin Chen" w:date="2020-02-24T16:44:00Z">
              <w:tcPr>
                <w:tcW w:w="1658" w:type="dxa"/>
                <w:tcBorders>
                  <w:bottom w:val="single" w:sz="4" w:space="0" w:color="auto"/>
                </w:tcBorders>
              </w:tcPr>
            </w:tcPrChange>
          </w:tcPr>
          <w:p w14:paraId="71241ADD" w14:textId="02C5183E" w:rsidR="001A739C" w:rsidRPr="00A208CD" w:rsidDel="00B24450" w:rsidRDefault="001A739C" w:rsidP="001A739C">
            <w:pPr>
              <w:pStyle w:val="Compact"/>
              <w:spacing w:before="100" w:beforeAutospacing="1" w:after="40"/>
              <w:rPr>
                <w:del w:id="1674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75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(0.69, 1.68)</m:t>
                  </w:del>
                </m:r>
              </m:oMath>
            </m:oMathPara>
          </w:p>
        </w:tc>
        <w:tc>
          <w:tcPr>
            <w:tcW w:w="392" w:type="dxa"/>
            <w:tcBorders>
              <w:bottom w:val="single" w:sz="4" w:space="0" w:color="auto"/>
            </w:tcBorders>
            <w:tcPrChange w:id="1676" w:author="Kevin Chen" w:date="2020-02-24T16:44:00Z">
              <w:tcPr>
                <w:tcW w:w="376" w:type="dxa"/>
                <w:tcBorders>
                  <w:bottom w:val="single" w:sz="4" w:space="0" w:color="auto"/>
                </w:tcBorders>
              </w:tcPr>
            </w:tcPrChange>
          </w:tcPr>
          <w:p w14:paraId="11278434" w14:textId="5E3FC01D" w:rsidR="001A739C" w:rsidRPr="00891799" w:rsidDel="00B24450" w:rsidRDefault="001A739C" w:rsidP="001A739C">
            <w:pPr>
              <w:spacing w:before="100" w:beforeAutospacing="1" w:after="40"/>
              <w:rPr>
                <w:del w:id="1677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  <w:tcPrChange w:id="1678" w:author="Kevin Chen" w:date="2020-02-24T16:44:00Z">
              <w:tcPr>
                <w:tcW w:w="738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3407725E" w14:textId="505A611E" w:rsidR="001A739C" w:rsidRPr="00891799" w:rsidDel="00B24450" w:rsidRDefault="001A739C" w:rsidP="001A739C">
            <w:pPr>
              <w:pStyle w:val="Compact"/>
              <w:spacing w:before="100" w:beforeAutospacing="1" w:after="40"/>
              <w:rPr>
                <w:del w:id="1679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80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30</m:t>
                  </w:del>
                </m:r>
              </m:oMath>
            </m:oMathPara>
          </w:p>
        </w:tc>
        <w:tc>
          <w:tcPr>
            <w:tcW w:w="1033" w:type="dxa"/>
            <w:tcBorders>
              <w:bottom w:val="single" w:sz="4" w:space="0" w:color="auto"/>
            </w:tcBorders>
            <w:tcPrChange w:id="1681" w:author="Kevin Chen" w:date="2020-02-24T16:44:00Z">
              <w:tcPr>
                <w:tcW w:w="1096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CBB51D3" w14:textId="31D473F2" w:rsidR="001A739C" w:rsidRPr="00A208CD" w:rsidDel="00B24450" w:rsidRDefault="001A739C" w:rsidP="001A739C">
            <w:pPr>
              <w:pStyle w:val="Compact"/>
              <w:spacing w:before="100" w:beforeAutospacing="1" w:after="40"/>
              <w:rPr>
                <w:del w:id="1682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83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1.59</m:t>
                  </w:del>
                </m:r>
              </m:oMath>
            </m:oMathPara>
          </w:p>
        </w:tc>
        <w:tc>
          <w:tcPr>
            <w:tcW w:w="1534" w:type="dxa"/>
            <w:tcBorders>
              <w:bottom w:val="single" w:sz="4" w:space="0" w:color="auto"/>
            </w:tcBorders>
            <w:tcPrChange w:id="1684" w:author="Kevin Chen" w:date="2020-02-24T16:44:00Z">
              <w:tcPr>
                <w:tcW w:w="1658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593EBEAD" w14:textId="0CBF6962" w:rsidR="001A739C" w:rsidRPr="00A208CD" w:rsidDel="00B24450" w:rsidRDefault="001A739C" w:rsidP="001A739C">
            <w:pPr>
              <w:pStyle w:val="Compact"/>
              <w:spacing w:before="100" w:beforeAutospacing="1" w:after="40"/>
              <w:rPr>
                <w:del w:id="1685" w:author="Kevin Chen" w:date="2020-02-24T16:42:00Z"/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del w:id="1686" w:author="Kevin Chen" w:date="2020-02-24T16:42:00Z">
                    <w:rPr>
                      <w:rFonts w:ascii="Cambria Math" w:hAnsi="Cambria Math" w:cs="Times New Roman"/>
                      <w:sz w:val="20"/>
                      <w:szCs w:val="20"/>
                    </w:rPr>
                    <m:t>(0.96, 2.64)</m:t>
                  </w:del>
                </m:r>
              </m:oMath>
            </m:oMathPara>
          </w:p>
        </w:tc>
      </w:tr>
      <w:tr w:rsidR="00C50D7D" w:rsidRPr="00891799" w:rsidDel="00B24450" w14:paraId="1A21DE08" w14:textId="5832EEA7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687" w:author="Kevin Chen" w:date="2020-02-24T16:44:00Z">
            <w:tblPrEx>
              <w:tblW w:w="0" w:type="auto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688" w:author="Kevin Chen" w:date="2020-02-24T16:42:00Z"/>
          <w:trPrChange w:id="1689" w:author="Kevin Chen" w:date="2020-02-24T16:44:00Z">
            <w:trPr>
              <w:gridAfter w:val="1"/>
              <w:jc w:val="center"/>
            </w:trPr>
          </w:trPrChange>
        </w:trPr>
        <w:tc>
          <w:tcPr>
            <w:tcW w:w="9706" w:type="dxa"/>
            <w:gridSpan w:val="9"/>
            <w:tcBorders>
              <w:top w:val="single" w:sz="4" w:space="0" w:color="auto"/>
              <w:bottom w:val="single" w:sz="4" w:space="0" w:color="auto"/>
            </w:tcBorders>
            <w:tcPrChange w:id="1690" w:author="Kevin Chen" w:date="2020-02-24T16:44:00Z">
              <w:tcPr>
                <w:tcW w:w="8060" w:type="dxa"/>
                <w:gridSpan w:val="13"/>
                <w:tcBorders>
                  <w:top w:val="single" w:sz="4" w:space="0" w:color="auto"/>
                  <w:bottom w:val="single" w:sz="4" w:space="0" w:color="auto"/>
                </w:tcBorders>
              </w:tcPr>
            </w:tcPrChange>
          </w:tcPr>
          <w:p w14:paraId="642C7F70" w14:textId="3816A7DF" w:rsidR="00C50D7D" w:rsidRPr="00291159" w:rsidDel="00B24450" w:rsidRDefault="008411B5" w:rsidP="00A450A3">
            <w:pPr>
              <w:pStyle w:val="Compact"/>
              <w:spacing w:before="40" w:after="40"/>
              <w:rPr>
                <w:del w:id="1691" w:author="Kevin Chen" w:date="2020-02-24T16:42:00Z"/>
                <w:rFonts w:ascii="Times New Roman" w:eastAsia="Cambria" w:hAnsi="Times New Roman" w:cs="Times New Roman"/>
                <w:sz w:val="18"/>
                <w:szCs w:val="20"/>
              </w:rPr>
            </w:pPr>
            <w:del w:id="1692" w:author="Kevin Chen" w:date="2020-02-24T16:42:00Z">
              <w:r w:rsidRPr="00316B1C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 xml:space="preserve">Estimates were adjusted for race, plant, and </w:delText>
              </w:r>
              <w:r w:rsidR="00D30435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>calendar year of</w:delText>
              </w:r>
              <w:r w:rsidRPr="00316B1C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 xml:space="preserve"> </w:delText>
              </w:r>
              <w:r w:rsidR="00D30435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>worker exit</w:delText>
              </w:r>
              <w:r w:rsidRPr="00316B1C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>.</w:delText>
              </w:r>
              <w:r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 xml:space="preserve"> Risk sets were indexed by time since worker exit.</w:delText>
              </w:r>
              <w:r w:rsidRPr="00316B1C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 xml:space="preserve"> Women and those with unknown date of </w:delText>
              </w:r>
              <w:r w:rsidR="00D30435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>worker exit</w:delText>
              </w:r>
              <w:r w:rsidRPr="00316B1C" w:rsidDel="00B24450">
                <w:rPr>
                  <w:rFonts w:ascii="Times New Roman" w:eastAsia="Cambria" w:hAnsi="Times New Roman" w:cs="Times New Roman"/>
                  <w:sz w:val="18"/>
                  <w:szCs w:val="18"/>
                </w:rPr>
                <w:delText xml:space="preserve"> were excluded from this analysis.</w:delText>
              </w:r>
            </w:del>
          </w:p>
        </w:tc>
      </w:tr>
      <w:tr w:rsidR="00C50D7D" w:rsidRPr="00891799" w:rsidDel="00B24450" w14:paraId="27D7911E" w14:textId="0E9D5FC7" w:rsidTr="00F7268A">
        <w:tblPrEx>
          <w:tblW w:w="9716" w:type="dxa"/>
          <w:jc w:val="center"/>
          <w:tblLayout w:type="fixed"/>
          <w:tblCellMar>
            <w:left w:w="115" w:type="dxa"/>
            <w:right w:w="115" w:type="dxa"/>
          </w:tblCellMar>
          <w:tblLook w:val="07E0" w:firstRow="1" w:lastRow="1" w:firstColumn="1" w:lastColumn="1" w:noHBand="1" w:noVBand="1"/>
          <w:tblPrExChange w:id="1693" w:author="Kevin Chen" w:date="2020-02-24T16:44:00Z">
            <w:tblPrEx>
              <w:tblW w:w="0" w:type="auto"/>
              <w:jc w:val="center"/>
              <w:tblLayout w:type="fixed"/>
              <w:tblCellMar>
                <w:left w:w="115" w:type="dxa"/>
                <w:right w:w="115" w:type="dxa"/>
              </w:tblCellMar>
              <w:tblLook w:val="07E0" w:firstRow="1" w:lastRow="1" w:firstColumn="1" w:lastColumn="1" w:noHBand="1" w:noVBand="1"/>
            </w:tblPrEx>
          </w:tblPrExChange>
        </w:tblPrEx>
        <w:trPr>
          <w:gridAfter w:val="1"/>
          <w:jc w:val="center"/>
          <w:del w:id="1694" w:author="Kevin Chen" w:date="2020-02-24T16:42:00Z"/>
          <w:trPrChange w:id="1695" w:author="Kevin Chen" w:date="2020-02-24T16:44:00Z">
            <w:trPr>
              <w:gridAfter w:val="1"/>
              <w:jc w:val="center"/>
            </w:trPr>
          </w:trPrChange>
        </w:trPr>
        <w:tc>
          <w:tcPr>
            <w:tcW w:w="9706" w:type="dxa"/>
            <w:gridSpan w:val="9"/>
            <w:tcBorders>
              <w:bottom w:val="single" w:sz="4" w:space="0" w:color="auto"/>
            </w:tcBorders>
            <w:tcPrChange w:id="1696" w:author="Kevin Chen" w:date="2020-02-24T16:44:00Z">
              <w:tcPr>
                <w:tcW w:w="8060" w:type="dxa"/>
                <w:gridSpan w:val="13"/>
                <w:tcBorders>
                  <w:bottom w:val="single" w:sz="4" w:space="0" w:color="auto"/>
                </w:tcBorders>
              </w:tcPr>
            </w:tcPrChange>
          </w:tcPr>
          <w:p w14:paraId="204F936D" w14:textId="0E77379E" w:rsidR="00C50D7D" w:rsidRPr="00291159" w:rsidDel="00B24450" w:rsidRDefault="003D25C0" w:rsidP="009F787D">
            <w:pPr>
              <w:pStyle w:val="Compact"/>
              <w:spacing w:before="40" w:after="40"/>
              <w:rPr>
                <w:del w:id="1697" w:author="Kevin Chen" w:date="2020-02-24T16:42:00Z"/>
                <w:rFonts w:ascii="Times New Roman" w:eastAsia="Cambria" w:hAnsi="Times New Roman" w:cs="Times New Roman"/>
                <w:sz w:val="18"/>
                <w:szCs w:val="20"/>
              </w:rPr>
            </w:pPr>
            <w:del w:id="1698" w:author="Kevin Chen" w:date="2020-02-24T16:42:00Z">
              <w:r w:rsidRPr="00291159" w:rsidDel="00B24450">
                <w:rPr>
                  <w:rFonts w:ascii="Times New Roman" w:eastAsia="MS UI Gothic" w:hAnsi="Times New Roman" w:cs="Times New Roman"/>
                  <w:sz w:val="18"/>
                  <w:szCs w:val="20"/>
                  <w:vertAlign w:val="superscript"/>
                </w:rPr>
                <w:delText>a</w:delText>
              </w:r>
              <w:r w:rsidRPr="00291159" w:rsidDel="00B24450">
                <w:rPr>
                  <w:rFonts w:ascii="Times New Roman" w:eastAsia="MS UI Gothic" w:hAnsi="Times New Roman" w:cs="Times New Roman"/>
                  <w:sz w:val="18"/>
                  <w:szCs w:val="20"/>
                </w:rPr>
                <w:delText xml:space="preserve"> Restricted to males employed in or after 1970.</w:delText>
              </w:r>
            </w:del>
          </w:p>
        </w:tc>
      </w:tr>
    </w:tbl>
    <w:p w14:paraId="13E7018B" w14:textId="128BA6FB" w:rsidR="00F70195" w:rsidRPr="007750FB" w:rsidRDefault="00F70195" w:rsidP="00E22FB3">
      <w:pPr>
        <w:pStyle w:val="TableCaption"/>
        <w:spacing w:before="100" w:beforeAutospacing="1" w:after="100" w:afterAutospacing="1"/>
        <w:rPr>
          <w:rFonts w:ascii="Times New Roman" w:hAnsi="Times New Roman" w:cs="Times New Roman"/>
          <w:i w:val="0"/>
          <w:sz w:val="20"/>
          <w:szCs w:val="20"/>
          <w:rPrChange w:id="1699" w:author="Kevin Chen" w:date="2020-02-24T16:41:00Z">
            <w:rPr>
              <w:rFonts w:ascii="Times New Roman" w:hAnsi="Times New Roman" w:cs="Times New Roman"/>
              <w:sz w:val="20"/>
              <w:szCs w:val="20"/>
            </w:rPr>
          </w:rPrChange>
        </w:rPr>
      </w:pPr>
      <w:r w:rsidRPr="007750FB">
        <w:rPr>
          <w:rFonts w:ascii="Times New Roman" w:hAnsi="Times New Roman" w:cs="Times New Roman"/>
          <w:b/>
          <w:i w:val="0"/>
          <w:sz w:val="20"/>
          <w:szCs w:val="20"/>
          <w:rPrChange w:id="1700" w:author="Kevin Chen" w:date="2020-02-24T16:41:00Z">
            <w:rPr>
              <w:rFonts w:ascii="Times New Roman" w:hAnsi="Times New Roman" w:cs="Times New Roman"/>
              <w:b/>
              <w:sz w:val="20"/>
              <w:szCs w:val="20"/>
            </w:rPr>
          </w:rPrChange>
        </w:rPr>
        <w:t xml:space="preserve">eTable </w:t>
      </w:r>
      <w:del w:id="1701" w:author="Kevin Chen" w:date="2020-02-24T16:40:00Z">
        <w:r w:rsidRPr="007750FB" w:rsidDel="003E2C9B">
          <w:rPr>
            <w:rFonts w:ascii="Times New Roman" w:hAnsi="Times New Roman" w:cs="Times New Roman"/>
            <w:b/>
            <w:i w:val="0"/>
            <w:sz w:val="20"/>
            <w:szCs w:val="20"/>
            <w:rPrChange w:id="1702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3</w:delText>
        </w:r>
      </w:del>
      <w:ins w:id="1703" w:author="Kevin Chen" w:date="2020-02-24T16:40:00Z">
        <w:r w:rsidR="003E2C9B" w:rsidRPr="007750FB">
          <w:rPr>
            <w:rFonts w:ascii="Times New Roman" w:hAnsi="Times New Roman" w:cs="Times New Roman"/>
            <w:b/>
            <w:i w:val="0"/>
            <w:sz w:val="20"/>
            <w:szCs w:val="20"/>
            <w:rPrChange w:id="1704" w:author="Kevin Chen" w:date="2020-02-24T16:41:00Z">
              <w:rPr>
                <w:rFonts w:ascii="Times New Roman" w:hAnsi="Times New Roman" w:cs="Times New Roman"/>
                <w:b/>
                <w:i w:val="0"/>
                <w:sz w:val="20"/>
                <w:szCs w:val="20"/>
              </w:rPr>
            </w:rPrChange>
          </w:rPr>
          <w:t>2</w:t>
        </w:r>
      </w:ins>
      <w:r w:rsidRPr="007750FB">
        <w:rPr>
          <w:rFonts w:ascii="Times New Roman" w:hAnsi="Times New Roman" w:cs="Times New Roman"/>
          <w:b/>
          <w:i w:val="0"/>
          <w:sz w:val="20"/>
          <w:szCs w:val="20"/>
          <w:rPrChange w:id="1705" w:author="Kevin Chen" w:date="2020-02-24T16:41:00Z">
            <w:rPr>
              <w:rFonts w:ascii="Times New Roman" w:hAnsi="Times New Roman" w:cs="Times New Roman"/>
              <w:b/>
              <w:sz w:val="20"/>
              <w:szCs w:val="20"/>
            </w:rPr>
          </w:rPrChange>
        </w:rPr>
        <w:t>.</w:t>
      </w:r>
      <w:r w:rsidRPr="007750FB">
        <w:rPr>
          <w:rFonts w:ascii="Times New Roman" w:hAnsi="Times New Roman" w:cs="Times New Roman"/>
          <w:i w:val="0"/>
          <w:sz w:val="20"/>
          <w:szCs w:val="20"/>
          <w:rPrChange w:id="1706" w:author="Kevin Chen" w:date="2020-02-24T16:41:00Z">
            <w:rPr>
              <w:rFonts w:ascii="Times New Roman" w:hAnsi="Times New Roman" w:cs="Times New Roman"/>
              <w:sz w:val="20"/>
              <w:szCs w:val="20"/>
            </w:rPr>
          </w:rPrChange>
        </w:rPr>
        <w:t xml:space="preserve"> </w:t>
      </w:r>
      <w:ins w:id="1707" w:author="Kevin Chen" w:date="2020-02-24T16:41:00Z">
        <w:r w:rsidR="007750FB" w:rsidRPr="007750FB">
          <w:rPr>
            <w:rFonts w:ascii="Times New Roman" w:hAnsi="Times New Roman" w:cs="Times New Roman"/>
            <w:i w:val="0"/>
            <w:sz w:val="20"/>
            <w:szCs w:val="20"/>
            <w:rPrChange w:id="1708" w:author="Kevin Chen" w:date="2020-02-24T16:41:00Z">
              <w:rPr/>
            </w:rPrChange>
          </w:rPr>
          <w:t xml:space="preserve">Adjusted hazard ratio estimates for </w:t>
        </w:r>
        <w:r w:rsidR="007750FB" w:rsidRPr="007750FB">
          <w:rPr>
            <w:rFonts w:ascii="Times New Roman" w:hAnsi="Times New Roman" w:cs="Times New Roman"/>
            <w:b/>
            <w:i w:val="0"/>
            <w:sz w:val="20"/>
            <w:szCs w:val="20"/>
            <w:rPrChange w:id="1709" w:author="Kevin Chen" w:date="2020-02-24T16:41:00Z">
              <w:rPr>
                <w:b/>
              </w:rPr>
            </w:rPrChange>
          </w:rPr>
          <w:t>suicide</w:t>
        </w:r>
        <w:r w:rsidR="007750FB" w:rsidRPr="007750FB">
          <w:rPr>
            <w:rFonts w:ascii="Times New Roman" w:hAnsi="Times New Roman" w:cs="Times New Roman"/>
            <w:i w:val="0"/>
            <w:sz w:val="20"/>
            <w:szCs w:val="20"/>
            <w:rPrChange w:id="1710" w:author="Kevin Chen" w:date="2020-02-24T16:41:00Z">
              <w:rPr/>
            </w:rPrChange>
          </w:rPr>
          <w:t xml:space="preserve"> and the combined outcome of </w:t>
        </w:r>
        <w:r w:rsidR="007750FB" w:rsidRPr="007750FB">
          <w:rPr>
            <w:rFonts w:ascii="Times New Roman" w:hAnsi="Times New Roman" w:cs="Times New Roman"/>
            <w:b/>
            <w:i w:val="0"/>
            <w:sz w:val="20"/>
            <w:szCs w:val="20"/>
            <w:rPrChange w:id="1711" w:author="Kevin Chen" w:date="2020-02-24T16:41:00Z">
              <w:rPr>
                <w:b/>
              </w:rPr>
            </w:rPrChange>
          </w:rPr>
          <w:t>suicide and fatal overdose</w:t>
        </w:r>
        <w:r w:rsidR="007750FB" w:rsidRPr="007750FB">
          <w:rPr>
            <w:rFonts w:ascii="Times New Roman" w:hAnsi="Times New Roman" w:cs="Times New Roman"/>
            <w:i w:val="0"/>
            <w:sz w:val="20"/>
            <w:szCs w:val="20"/>
            <w:rPrChange w:id="1712" w:author="Kevin Chen" w:date="2020-02-24T16:41:00Z">
              <w:rPr/>
            </w:rPrChange>
          </w:rPr>
          <w:t xml:space="preserve"> in the </w:t>
        </w:r>
        <w:r w:rsidR="007750FB" w:rsidRPr="007750FB">
          <w:rPr>
            <w:rFonts w:ascii="Times New Roman" w:hAnsi="Times New Roman" w:cs="Times New Roman"/>
            <w:b/>
            <w:i w:val="0"/>
            <w:sz w:val="20"/>
            <w:szCs w:val="20"/>
            <w:rPrChange w:id="1713" w:author="Kevin Chen" w:date="2020-02-24T16:41:00Z">
              <w:rPr>
                <w:b/>
              </w:rPr>
            </w:rPrChange>
          </w:rPr>
          <w:t>UAW-GM Cohort</w:t>
        </w:r>
        <w:r w:rsidR="007750FB" w:rsidRPr="007750FB">
          <w:rPr>
            <w:rFonts w:ascii="Times New Roman" w:hAnsi="Times New Roman" w:cs="Times New Roman"/>
            <w:i w:val="0"/>
            <w:sz w:val="20"/>
            <w:szCs w:val="20"/>
            <w:rPrChange w:id="1714" w:author="Kevin Chen" w:date="2020-02-24T16:41:00Z">
              <w:rPr/>
            </w:rPrChange>
          </w:rPr>
          <w:t xml:space="preserve">, within </w:t>
        </w:r>
        <w:r w:rsidR="007750FB" w:rsidRPr="007750FB">
          <w:rPr>
            <w:rFonts w:ascii="Times New Roman" w:hAnsi="Times New Roman" w:cs="Times New Roman"/>
            <w:b/>
            <w:i w:val="0"/>
            <w:sz w:val="20"/>
            <w:szCs w:val="20"/>
            <w:rPrChange w:id="1715" w:author="Kevin Chen" w:date="2020-02-24T16:41:00Z">
              <w:rPr>
                <w:b/>
              </w:rPr>
            </w:rPrChange>
          </w:rPr>
          <w:t>five</w:t>
        </w:r>
        <w:r w:rsidR="007750FB" w:rsidRPr="007750FB">
          <w:rPr>
            <w:rFonts w:ascii="Times New Roman" w:hAnsi="Times New Roman" w:cs="Times New Roman"/>
            <w:i w:val="0"/>
            <w:sz w:val="20"/>
            <w:szCs w:val="20"/>
            <w:rPrChange w:id="1716" w:author="Kevin Chen" w:date="2020-02-24T16:41:00Z">
              <w:rPr/>
            </w:rPrChange>
          </w:rPr>
          <w:t xml:space="preserve"> years of worker exit, restricted to men employed in or after 1970.</w:t>
        </w:r>
      </w:ins>
      <w:del w:id="1717" w:author="Kevin Chen" w:date="2020-02-24T16:41:00Z">
        <w:r w:rsidR="001A75CA" w:rsidRPr="007750FB" w:rsidDel="007750FB">
          <w:rPr>
            <w:rFonts w:ascii="Times New Roman" w:hAnsi="Times New Roman" w:cs="Times New Roman"/>
            <w:i w:val="0"/>
            <w:sz w:val="20"/>
            <w:szCs w:val="20"/>
            <w:rPrChange w:id="1718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Adjusted hazard ratio estimates for the </w:delText>
        </w:r>
        <w:r w:rsidR="001A75CA" w:rsidRPr="007750FB" w:rsidDel="007750FB">
          <w:rPr>
            <w:rFonts w:ascii="Times New Roman" w:hAnsi="Times New Roman" w:cs="Times New Roman"/>
            <w:i w:val="0"/>
            <w:sz w:val="20"/>
            <w:szCs w:val="20"/>
            <w:rPrChange w:id="1719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combined outcome</w:delText>
        </w:r>
        <w:r w:rsidR="001A75CA" w:rsidRPr="007750FB" w:rsidDel="007750FB">
          <w:rPr>
            <w:rFonts w:ascii="Times New Roman" w:hAnsi="Times New Roman" w:cs="Times New Roman"/>
            <w:i w:val="0"/>
            <w:sz w:val="20"/>
            <w:szCs w:val="20"/>
            <w:rPrChange w:id="1720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 xml:space="preserve"> of suicide and fatal overdose in the </w:delText>
        </w:r>
        <w:r w:rsidR="001A75CA" w:rsidRPr="007750FB" w:rsidDel="007750FB">
          <w:rPr>
            <w:rFonts w:ascii="Times New Roman" w:hAnsi="Times New Roman" w:cs="Times New Roman"/>
            <w:i w:val="0"/>
            <w:sz w:val="20"/>
            <w:szCs w:val="20"/>
            <w:rPrChange w:id="1721" w:author="Kevin Chen" w:date="2020-02-24T16:41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UAW-GM Cohort</w:delText>
        </w:r>
        <w:r w:rsidR="001A75CA" w:rsidRPr="007750FB" w:rsidDel="007750FB">
          <w:rPr>
            <w:rFonts w:ascii="Times New Roman" w:hAnsi="Times New Roman" w:cs="Times New Roman"/>
            <w:i w:val="0"/>
            <w:sz w:val="20"/>
            <w:szCs w:val="20"/>
            <w:rPrChange w:id="1722" w:author="Kevin Chen" w:date="2020-02-24T16:41:00Z">
              <w:rPr>
                <w:rFonts w:ascii="Times New Roman" w:hAnsi="Times New Roman" w:cs="Times New Roman"/>
                <w:sz w:val="20"/>
                <w:szCs w:val="20"/>
              </w:rPr>
            </w:rPrChange>
          </w:rPr>
          <w:delText>.</w:delText>
        </w:r>
      </w:del>
    </w:p>
    <w:tbl>
      <w:tblPr>
        <w:tblStyle w:val="Table"/>
        <w:tblW w:w="0" w:type="auto"/>
        <w:jc w:val="center"/>
        <w:tblLayout w:type="fixed"/>
        <w:tblCellMar>
          <w:left w:w="115" w:type="dxa"/>
          <w:right w:w="115" w:type="dxa"/>
        </w:tblCellMar>
        <w:tblLook w:val="07E0" w:firstRow="1" w:lastRow="1" w:firstColumn="1" w:lastColumn="1" w:noHBand="1" w:noVBand="1"/>
        <w:tblCaption w:val="eTable 2. Adjusted hazard ratio estimates for suicide by categorical age at leaving work. Follow-up starts after leaving work and ends at time of death, loss to follow-up, or administrative end of follow-up in 2015, whichever comes first. Estimates were adjusted for race, plant, and year of leaving work. Women were excluded from this analysis. "/>
      </w:tblPr>
      <w:tblGrid>
        <w:gridCol w:w="2160"/>
        <w:gridCol w:w="292"/>
        <w:gridCol w:w="551"/>
        <w:gridCol w:w="741"/>
        <w:gridCol w:w="1296"/>
        <w:gridCol w:w="292"/>
        <w:gridCol w:w="576"/>
        <w:gridCol w:w="856"/>
        <w:gridCol w:w="1296"/>
        <w:gridCol w:w="8"/>
      </w:tblGrid>
      <w:tr w:rsidR="00C70802" w:rsidRPr="00891799" w14:paraId="7CB31F0D" w14:textId="77777777" w:rsidTr="00C00D25">
        <w:trPr>
          <w:jc w:val="center"/>
        </w:trPr>
        <w:tc>
          <w:tcPr>
            <w:tcW w:w="2160" w:type="dxa"/>
            <w:tcBorders>
              <w:top w:val="single" w:sz="4" w:space="0" w:color="auto"/>
            </w:tcBorders>
            <w:vAlign w:val="bottom"/>
          </w:tcPr>
          <w:p w14:paraId="2032FC94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auto"/>
            </w:tcBorders>
          </w:tcPr>
          <w:p w14:paraId="5F106D64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88" w:type="dxa"/>
            <w:gridSpan w:val="3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144174F1" w14:textId="1A59BB29" w:rsidR="00C70802" w:rsidRPr="00891799" w:rsidRDefault="00873312" w:rsidP="00412022">
            <w:pPr>
              <w:pStyle w:val="Compact"/>
              <w:spacing w:before="40"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  <w:pPrChange w:id="1723" w:author="Kevin Chen" w:date="2020-02-24T16:51:00Z">
                <w:pPr>
                  <w:pStyle w:val="Compact"/>
                  <w:spacing w:before="40" w:after="40"/>
                </w:pPr>
              </w:pPrChange>
            </w:pPr>
            <w:del w:id="1724" w:author="Kevin Chen" w:date="2020-02-24T16:51:00Z">
              <w:r w:rsidRPr="00891799" w:rsidDel="00412022">
                <w:rPr>
                  <w:rFonts w:ascii="Times New Roman" w:hAnsi="Times New Roman" w:cs="Times New Roman"/>
                  <w:sz w:val="20"/>
                  <w:szCs w:val="20"/>
                </w:rPr>
                <w:delText>Follow-up through 2015</w:delText>
              </w:r>
            </w:del>
            <w:ins w:id="1725" w:author="Kevin Chen" w:date="2020-02-24T16:51:00Z">
              <w:r w:rsidR="00412022">
                <w:rPr>
                  <w:rFonts w:ascii="Times New Roman" w:hAnsi="Times New Roman" w:cs="Times New Roman"/>
                  <w:sz w:val="20"/>
                  <w:szCs w:val="20"/>
                </w:rPr>
                <w:t>Suicide</w:t>
              </w:r>
            </w:ins>
          </w:p>
        </w:tc>
        <w:tc>
          <w:tcPr>
            <w:tcW w:w="292" w:type="dxa"/>
            <w:tcBorders>
              <w:top w:val="single" w:sz="4" w:space="0" w:color="auto"/>
            </w:tcBorders>
            <w:vAlign w:val="bottom"/>
          </w:tcPr>
          <w:p w14:paraId="2E2FEC56" w14:textId="77777777" w:rsidR="00C70802" w:rsidRPr="00891799" w:rsidRDefault="00C70802" w:rsidP="00412022">
            <w:pPr>
              <w:pStyle w:val="Compact"/>
              <w:spacing w:before="40"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  <w:pPrChange w:id="1726" w:author="Kevin Chen" w:date="2020-02-24T16:51:00Z">
                <w:pPr>
                  <w:pStyle w:val="Compact"/>
                  <w:spacing w:before="40" w:after="40"/>
                  <w:jc w:val="right"/>
                </w:pPr>
              </w:pPrChange>
            </w:pPr>
          </w:p>
        </w:tc>
        <w:tc>
          <w:tcPr>
            <w:tcW w:w="2736" w:type="dxa"/>
            <w:gridSpan w:val="4"/>
            <w:tcBorders>
              <w:top w:val="single" w:sz="4" w:space="0" w:color="auto"/>
              <w:bottom w:val="single" w:sz="2" w:space="0" w:color="auto"/>
            </w:tcBorders>
            <w:vAlign w:val="bottom"/>
          </w:tcPr>
          <w:p w14:paraId="7F8A6E37" w14:textId="76E42CC7" w:rsidR="00C70802" w:rsidRPr="00891799" w:rsidRDefault="00873312" w:rsidP="00412022">
            <w:pPr>
              <w:pStyle w:val="Compact"/>
              <w:spacing w:before="40"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  <w:pPrChange w:id="1727" w:author="Kevin Chen" w:date="2020-02-24T16:51:00Z">
                <w:pPr>
                  <w:pStyle w:val="Compact"/>
                  <w:spacing w:before="40" w:after="40"/>
                </w:pPr>
              </w:pPrChange>
            </w:pPr>
            <w:del w:id="1728" w:author="Kevin Chen" w:date="2020-02-24T16:51:00Z">
              <w:r w:rsidRPr="00891799" w:rsidDel="00412022">
                <w:rPr>
                  <w:rFonts w:ascii="Times New Roman" w:hAnsi="Times New Roman" w:cs="Times New Roman"/>
                  <w:sz w:val="20"/>
                  <w:szCs w:val="20"/>
                </w:rPr>
                <w:delText>5-year follow-up</w:delText>
              </w:r>
            </w:del>
            <w:ins w:id="1729" w:author="Kevin Chen" w:date="2020-02-24T16:51:00Z">
              <w:r w:rsidR="00412022">
                <w:rPr>
                  <w:rFonts w:ascii="Times New Roman" w:hAnsi="Times New Roman" w:cs="Times New Roman"/>
                  <w:sz w:val="20"/>
                  <w:szCs w:val="20"/>
                </w:rPr>
                <w:t>Suicide &amp; Fatal overdose</w:t>
              </w:r>
            </w:ins>
          </w:p>
        </w:tc>
      </w:tr>
      <w:tr w:rsidR="00C70802" w:rsidRPr="00891799" w14:paraId="056162BD" w14:textId="77777777" w:rsidTr="00C00D25">
        <w:trPr>
          <w:gridAfter w:val="1"/>
          <w:wAfter w:w="8" w:type="dxa"/>
          <w:jc w:val="center"/>
        </w:trPr>
        <w:tc>
          <w:tcPr>
            <w:tcW w:w="2160" w:type="dxa"/>
            <w:tcBorders>
              <w:bottom w:val="single" w:sz="2" w:space="0" w:color="auto"/>
            </w:tcBorders>
            <w:vAlign w:val="bottom"/>
          </w:tcPr>
          <w:p w14:paraId="7EBB254A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 xml:space="preserve">Age at </w:t>
            </w:r>
            <w:r w:rsidR="00D30435">
              <w:rPr>
                <w:rFonts w:ascii="Times New Roman" w:hAnsi="Times New Roman" w:cs="Times New Roman"/>
                <w:sz w:val="20"/>
                <w:szCs w:val="20"/>
              </w:rPr>
              <w:t>worker exit</w:t>
            </w:r>
          </w:p>
        </w:tc>
        <w:tc>
          <w:tcPr>
            <w:tcW w:w="292" w:type="dxa"/>
          </w:tcPr>
          <w:p w14:paraId="6C92738D" w14:textId="77777777" w:rsidR="00C70802" w:rsidRPr="00891799" w:rsidRDefault="00C70802" w:rsidP="00C00D25">
            <w:pPr>
              <w:pStyle w:val="Compact"/>
              <w:spacing w:before="40" w:after="40"/>
              <w:jc w:val="center"/>
              <w:rPr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51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4967E92D" w14:textId="77777777" w:rsidR="00C70802" w:rsidRPr="00891799" w:rsidRDefault="00C70802" w:rsidP="00C00D25">
            <w:pPr>
              <w:pStyle w:val="Compact"/>
              <w:spacing w:before="40"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oMath>
            </m:oMathPara>
          </w:p>
        </w:tc>
        <w:tc>
          <w:tcPr>
            <w:tcW w:w="741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32692E0D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>HR</w:t>
            </w:r>
          </w:p>
        </w:tc>
        <w:tc>
          <w:tcPr>
            <w:tcW w:w="1296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0818863D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>(95% CI)</w:t>
            </w:r>
          </w:p>
        </w:tc>
        <w:tc>
          <w:tcPr>
            <w:tcW w:w="292" w:type="dxa"/>
            <w:vAlign w:val="bottom"/>
          </w:tcPr>
          <w:p w14:paraId="2FE279A6" w14:textId="77777777" w:rsidR="00C70802" w:rsidRPr="00891799" w:rsidRDefault="00C70802" w:rsidP="00C00D25">
            <w:pPr>
              <w:pStyle w:val="Compact"/>
              <w:spacing w:before="40" w:after="40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76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1E61A495" w14:textId="77777777" w:rsidR="00C70802" w:rsidRPr="00891799" w:rsidRDefault="00C70802" w:rsidP="00C00D25">
            <w:pPr>
              <w:pStyle w:val="Compact"/>
              <w:spacing w:before="40"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oMath>
            </m:oMathPara>
          </w:p>
        </w:tc>
        <w:tc>
          <w:tcPr>
            <w:tcW w:w="856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22F3A25A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>HR</w:t>
            </w:r>
          </w:p>
        </w:tc>
        <w:tc>
          <w:tcPr>
            <w:tcW w:w="1296" w:type="dxa"/>
            <w:tcBorders>
              <w:top w:val="single" w:sz="2" w:space="0" w:color="auto"/>
              <w:bottom w:val="single" w:sz="0" w:space="0" w:color="auto"/>
            </w:tcBorders>
            <w:vAlign w:val="bottom"/>
          </w:tcPr>
          <w:p w14:paraId="77A80F57" w14:textId="77777777" w:rsidR="00C70802" w:rsidRPr="00891799" w:rsidRDefault="00C70802" w:rsidP="00C00D25">
            <w:pPr>
              <w:pStyle w:val="Compact"/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 w:rsidRPr="00891799">
              <w:rPr>
                <w:rFonts w:ascii="Times New Roman" w:hAnsi="Times New Roman" w:cs="Times New Roman"/>
                <w:sz w:val="20"/>
                <w:szCs w:val="20"/>
              </w:rPr>
              <w:t>(95% CI)</w:t>
            </w:r>
          </w:p>
        </w:tc>
      </w:tr>
      <w:tr w:rsidR="00C1790A" w:rsidRPr="00891799" w14:paraId="0FA7677C" w14:textId="77777777" w:rsidTr="00C00D25">
        <w:trPr>
          <w:gridAfter w:val="1"/>
          <w:wAfter w:w="8" w:type="dxa"/>
          <w:jc w:val="center"/>
        </w:trPr>
        <w:tc>
          <w:tcPr>
            <w:tcW w:w="2160" w:type="dxa"/>
            <w:tcBorders>
              <w:top w:val="single" w:sz="2" w:space="0" w:color="auto"/>
            </w:tcBorders>
          </w:tcPr>
          <w:p w14:paraId="04158FF5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55</m:t>
              </m:r>
            </m:oMath>
            <w:r w:rsidRPr="00891799">
              <w:rPr>
                <w:rFonts w:ascii="Times New Roman" w:hAnsi="Times New Roman" w:cs="Times New Roman"/>
                <w:sz w:val="20"/>
                <w:szCs w:val="20"/>
              </w:rPr>
              <w:t xml:space="preserve"> or older</w:t>
            </w:r>
          </w:p>
        </w:tc>
        <w:tc>
          <w:tcPr>
            <w:tcW w:w="292" w:type="dxa"/>
          </w:tcPr>
          <w:p w14:paraId="4A404C52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jc w:val="center"/>
              <w:rPr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51" w:type="dxa"/>
          </w:tcPr>
          <w:p w14:paraId="1FBCC6F9" w14:textId="14A3E7C0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30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31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32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28</m:t>
                  </w:ins>
                </m:r>
                <m:r>
                  <w:del w:id="1733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34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54</m:t>
                  </w:del>
                </m:r>
              </m:oMath>
            </m:oMathPara>
          </w:p>
        </w:tc>
        <w:tc>
          <w:tcPr>
            <w:tcW w:w="741" w:type="dxa"/>
          </w:tcPr>
          <w:p w14:paraId="282A087D" w14:textId="315A8B1B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35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36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37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  <m:r>
                  <w:del w:id="1738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39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1.00</m:t>
                  </w:del>
                </m:r>
              </m:oMath>
            </m:oMathPara>
          </w:p>
        </w:tc>
        <w:tc>
          <w:tcPr>
            <w:tcW w:w="1296" w:type="dxa"/>
          </w:tcPr>
          <w:p w14:paraId="6F946891" w14:textId="3C14B2FC" w:rsidR="00C1790A" w:rsidRPr="00C1790A" w:rsidRDefault="00C1790A" w:rsidP="00C1790A">
            <w:pPr>
              <w:pStyle w:val="Compact"/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0"/>
                <w:szCs w:val="20"/>
                <w:rPrChange w:id="1740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741" w:author="Kevin Chen" w:date="2020-02-24T16:53:00Z">
              <w:r w:rsidRPr="00C1790A">
                <w:rPr>
                  <w:sz w:val="20"/>
                  <w:szCs w:val="20"/>
                  <w:rPrChange w:id="1742" w:author="Kevin Chen" w:date="2020-02-24T16:53:00Z">
                    <w:rPr/>
                  </w:rPrChange>
                </w:rPr>
                <w:t>–</w:t>
              </w:r>
            </w:ins>
            <w:del w:id="1743" w:author="Kevin Chen" w:date="2020-02-24T16:53:00Z">
              <w:r w:rsidRPr="00C1790A" w:rsidDel="003F0351">
                <w:rPr>
                  <w:rFonts w:ascii="Times New Roman" w:hAnsi="Times New Roman" w:cs="Times New Roman"/>
                  <w:sz w:val="20"/>
                  <w:szCs w:val="20"/>
                  <w:rPrChange w:id="1744" w:author="Kevin Chen" w:date="2020-02-24T16:53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delText>–</w:delText>
              </w:r>
            </w:del>
          </w:p>
        </w:tc>
        <w:tc>
          <w:tcPr>
            <w:tcW w:w="292" w:type="dxa"/>
          </w:tcPr>
          <w:p w14:paraId="2B7C759E" w14:textId="77777777" w:rsidR="00C1790A" w:rsidRPr="00C1790A" w:rsidRDefault="00C1790A" w:rsidP="00C1790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45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76" w:type="dxa"/>
          </w:tcPr>
          <w:p w14:paraId="60B8FA73" w14:textId="3DDE9C05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46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47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48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30</m:t>
                  </w:ins>
                </m:r>
                <m:r>
                  <w:del w:id="1749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50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34</m:t>
                  </w:del>
                </m:r>
              </m:oMath>
            </m:oMathPara>
          </w:p>
        </w:tc>
        <w:tc>
          <w:tcPr>
            <w:tcW w:w="856" w:type="dxa"/>
          </w:tcPr>
          <w:p w14:paraId="336CF5A1" w14:textId="46D7C31D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51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52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53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1.0</m:t>
                  </w:ins>
                </m:r>
                <m:r>
                  <w:del w:id="1754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55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1.00</m:t>
                  </w:del>
                </m:r>
              </m:oMath>
            </m:oMathPara>
          </w:p>
        </w:tc>
        <w:tc>
          <w:tcPr>
            <w:tcW w:w="1296" w:type="dxa"/>
          </w:tcPr>
          <w:p w14:paraId="7617F1E2" w14:textId="63FD66DE" w:rsidR="00C1790A" w:rsidRPr="00C1790A" w:rsidRDefault="00C1790A" w:rsidP="00C1790A">
            <w:pPr>
              <w:pStyle w:val="Compact"/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0"/>
                <w:szCs w:val="20"/>
                <w:rPrChange w:id="1756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w:ins w:id="1757" w:author="Kevin Chen" w:date="2020-02-24T16:53:00Z">
              <w:r w:rsidRPr="00C1790A">
                <w:rPr>
                  <w:sz w:val="20"/>
                  <w:szCs w:val="20"/>
                  <w:rPrChange w:id="1758" w:author="Kevin Chen" w:date="2020-02-24T16:53:00Z">
                    <w:rPr/>
                  </w:rPrChange>
                </w:rPr>
                <w:t>–</w:t>
              </w:r>
            </w:ins>
            <w:del w:id="1759" w:author="Kevin Chen" w:date="2020-02-24T16:53:00Z">
              <w:r w:rsidRPr="00C1790A" w:rsidDel="003F0351">
                <w:rPr>
                  <w:rFonts w:ascii="Times New Roman" w:hAnsi="Times New Roman" w:cs="Times New Roman"/>
                  <w:sz w:val="20"/>
                  <w:szCs w:val="20"/>
                  <w:rPrChange w:id="1760" w:author="Kevin Chen" w:date="2020-02-24T16:53:00Z">
                    <w:rPr>
                      <w:rFonts w:ascii="Times New Roman" w:hAnsi="Times New Roman" w:cs="Times New Roman"/>
                      <w:sz w:val="20"/>
                      <w:szCs w:val="20"/>
                    </w:rPr>
                  </w:rPrChange>
                </w:rPr>
                <w:delText>–</w:delText>
              </w:r>
            </w:del>
          </w:p>
        </w:tc>
      </w:tr>
      <w:tr w:rsidR="00C1790A" w:rsidRPr="00891799" w14:paraId="5C3E9C97" w14:textId="77777777" w:rsidTr="00C00D25">
        <w:trPr>
          <w:gridAfter w:val="1"/>
          <w:wAfter w:w="8" w:type="dxa"/>
          <w:jc w:val="center"/>
        </w:trPr>
        <w:tc>
          <w:tcPr>
            <w:tcW w:w="2160" w:type="dxa"/>
          </w:tcPr>
          <w:p w14:paraId="2439C79B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40</m:t>
              </m:r>
            </m:oMath>
            <w:r w:rsidRPr="00891799">
              <w:rPr>
                <w:rFonts w:ascii="Times New Roman" w:hAnsi="Times New Roman" w:cs="Times New Roman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54</m:t>
              </m:r>
            </m:oMath>
          </w:p>
        </w:tc>
        <w:tc>
          <w:tcPr>
            <w:tcW w:w="292" w:type="dxa"/>
          </w:tcPr>
          <w:p w14:paraId="57AB4AB1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jc w:val="center"/>
              <w:rPr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51" w:type="dxa"/>
          </w:tcPr>
          <w:p w14:paraId="615D49C8" w14:textId="03E52598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61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62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63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29</m:t>
                  </w:ins>
                </m:r>
                <m:r>
                  <w:del w:id="1764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65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73</m:t>
                  </w:del>
                </m:r>
              </m:oMath>
            </m:oMathPara>
          </w:p>
        </w:tc>
        <w:tc>
          <w:tcPr>
            <w:tcW w:w="741" w:type="dxa"/>
          </w:tcPr>
          <w:p w14:paraId="52E4638F" w14:textId="11E33785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66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67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68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1.4</m:t>
                  </w:ins>
                </m:r>
                <m:r>
                  <w:del w:id="1769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70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1.39</m:t>
                  </w:del>
                </m:r>
              </m:oMath>
            </m:oMathPara>
          </w:p>
        </w:tc>
        <w:tc>
          <w:tcPr>
            <w:tcW w:w="1296" w:type="dxa"/>
          </w:tcPr>
          <w:p w14:paraId="1ECC3FFD" w14:textId="22CFFF34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71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72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73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(0.8, 2.4)</m:t>
                  </w:ins>
                </m:r>
                <m:r>
                  <w:del w:id="1774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75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(0.97, 2.00)</m:t>
                  </w:del>
                </m:r>
              </m:oMath>
            </m:oMathPara>
          </w:p>
        </w:tc>
        <w:tc>
          <w:tcPr>
            <w:tcW w:w="292" w:type="dxa"/>
          </w:tcPr>
          <w:p w14:paraId="1CBF9AFD" w14:textId="77777777" w:rsidR="00C1790A" w:rsidRPr="00C1790A" w:rsidRDefault="00C1790A" w:rsidP="00C1790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76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76" w:type="dxa"/>
          </w:tcPr>
          <w:p w14:paraId="7DA999B9" w14:textId="24B5A396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77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78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79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30</m:t>
                  </w:ins>
                </m:r>
                <m:r>
                  <w:del w:id="1780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81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44</m:t>
                  </w:del>
                </m:r>
              </m:oMath>
            </m:oMathPara>
          </w:p>
        </w:tc>
        <w:tc>
          <w:tcPr>
            <w:tcW w:w="856" w:type="dxa"/>
          </w:tcPr>
          <w:p w14:paraId="6E7B48CA" w14:textId="3ACBD68C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82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83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84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1.4</m:t>
                  </w:ins>
                </m:r>
                <m:r>
                  <w:del w:id="1785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86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1.73</m:t>
                  </w:del>
                </m:r>
              </m:oMath>
            </m:oMathPara>
          </w:p>
        </w:tc>
        <w:tc>
          <w:tcPr>
            <w:tcW w:w="1296" w:type="dxa"/>
          </w:tcPr>
          <w:p w14:paraId="0AA44D85" w14:textId="4D2F0BFC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87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88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89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(0.8, 2.3)</m:t>
                  </w:ins>
                </m:r>
                <m:r>
                  <w:del w:id="1790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91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(1.09, 2.75)</m:t>
                  </w:del>
                </m:r>
              </m:oMath>
            </m:oMathPara>
          </w:p>
        </w:tc>
      </w:tr>
      <w:tr w:rsidR="00C1790A" w:rsidRPr="00891799" w14:paraId="19FE143B" w14:textId="77777777" w:rsidTr="00C00D25">
        <w:trPr>
          <w:gridAfter w:val="1"/>
          <w:wAfter w:w="8" w:type="dxa"/>
          <w:jc w:val="center"/>
        </w:trPr>
        <w:tc>
          <w:tcPr>
            <w:tcW w:w="2160" w:type="dxa"/>
          </w:tcPr>
          <w:p w14:paraId="690A2C50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30</m:t>
              </m:r>
            </m:oMath>
            <w:r w:rsidRPr="00891799">
              <w:rPr>
                <w:rFonts w:ascii="Times New Roman" w:hAnsi="Times New Roman" w:cs="Times New Roman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39</m:t>
              </m:r>
            </m:oMath>
          </w:p>
        </w:tc>
        <w:tc>
          <w:tcPr>
            <w:tcW w:w="292" w:type="dxa"/>
          </w:tcPr>
          <w:p w14:paraId="4652E2A3" w14:textId="77777777" w:rsidR="00C1790A" w:rsidRPr="00891799" w:rsidRDefault="00C1790A" w:rsidP="00C1790A">
            <w:pPr>
              <w:pStyle w:val="Compact"/>
              <w:spacing w:before="100" w:beforeAutospacing="1" w:after="100" w:afterAutospacing="1"/>
              <w:jc w:val="center"/>
              <w:rPr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51" w:type="dxa"/>
          </w:tcPr>
          <w:p w14:paraId="74CD5E6E" w14:textId="0851855C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92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93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94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25</m:t>
                  </w:ins>
                </m:r>
                <m:r>
                  <w:del w:id="1795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796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88</m:t>
                  </w:del>
                </m:r>
              </m:oMath>
            </m:oMathPara>
          </w:p>
        </w:tc>
        <w:tc>
          <w:tcPr>
            <w:tcW w:w="741" w:type="dxa"/>
          </w:tcPr>
          <w:p w14:paraId="05AC8C4A" w14:textId="52B6B5C1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797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798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799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2.1</m:t>
                  </w:ins>
                </m:r>
                <m:r>
                  <w:del w:id="1800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01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2.01</m:t>
                  </w:del>
                </m:r>
              </m:oMath>
            </m:oMathPara>
          </w:p>
        </w:tc>
        <w:tc>
          <w:tcPr>
            <w:tcW w:w="1296" w:type="dxa"/>
          </w:tcPr>
          <w:p w14:paraId="478E9CC5" w14:textId="0DE4A27A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02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03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04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(1.2, 3.5)</m:t>
                  </w:ins>
                </m:r>
                <m:r>
                  <w:del w:id="1805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06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(1.42, 2.86)</m:t>
                  </w:del>
                </m:r>
              </m:oMath>
            </m:oMathPara>
          </w:p>
        </w:tc>
        <w:tc>
          <w:tcPr>
            <w:tcW w:w="292" w:type="dxa"/>
          </w:tcPr>
          <w:p w14:paraId="4520F9A6" w14:textId="77777777" w:rsidR="00C1790A" w:rsidRPr="00C1790A" w:rsidRDefault="00C1790A" w:rsidP="00C1790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07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76" w:type="dxa"/>
          </w:tcPr>
          <w:p w14:paraId="1D16251B" w14:textId="23A30410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08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09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10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30</m:t>
                  </w:ins>
                </m:r>
                <m:r>
                  <w:del w:id="1811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12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35</m:t>
                  </w:del>
                </m:r>
              </m:oMath>
            </m:oMathPara>
          </w:p>
        </w:tc>
        <w:tc>
          <w:tcPr>
            <w:tcW w:w="856" w:type="dxa"/>
          </w:tcPr>
          <w:p w14:paraId="759A4171" w14:textId="02E50BE3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13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14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15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2.3</m:t>
                  </w:ins>
                </m:r>
                <m:r>
                  <w:del w:id="1816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17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1.97</m:t>
                  </w:del>
                </m:r>
              </m:oMath>
            </m:oMathPara>
          </w:p>
        </w:tc>
        <w:tc>
          <w:tcPr>
            <w:tcW w:w="1296" w:type="dxa"/>
          </w:tcPr>
          <w:p w14:paraId="39CD7494" w14:textId="00A0D233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18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19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20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(1.4, 3.9)</m:t>
                  </w:ins>
                </m:r>
                <m:r>
                  <w:del w:id="1821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22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(1.22, 3.19)</m:t>
                  </w:del>
                </m:r>
              </m:oMath>
            </m:oMathPara>
          </w:p>
        </w:tc>
      </w:tr>
      <w:tr w:rsidR="00C1790A" w:rsidRPr="00891799" w14:paraId="33BAD4A5" w14:textId="77777777" w:rsidTr="00C00D25">
        <w:trPr>
          <w:gridAfter w:val="1"/>
          <w:wAfter w:w="8" w:type="dxa"/>
          <w:jc w:val="center"/>
        </w:trPr>
        <w:tc>
          <w:tcPr>
            <w:tcW w:w="2160" w:type="dxa"/>
            <w:tcBorders>
              <w:bottom w:val="single" w:sz="4" w:space="0" w:color="auto"/>
            </w:tcBorders>
          </w:tcPr>
          <w:p w14:paraId="435AD355" w14:textId="77777777" w:rsidR="00C1790A" w:rsidRPr="00891799" w:rsidRDefault="00C1790A" w:rsidP="00C1790A">
            <w:pPr>
              <w:pStyle w:val="Compact"/>
              <w:spacing w:before="100" w:beforeAutospacing="1" w:after="40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19</m:t>
              </m:r>
            </m:oMath>
            <w:r w:rsidRPr="00891799">
              <w:rPr>
                <w:rFonts w:ascii="Times New Roman" w:hAnsi="Times New Roman" w:cs="Times New Roman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29</m:t>
              </m:r>
            </m:oMath>
          </w:p>
        </w:tc>
        <w:tc>
          <w:tcPr>
            <w:tcW w:w="292" w:type="dxa"/>
            <w:tcBorders>
              <w:bottom w:val="single" w:sz="4" w:space="0" w:color="auto"/>
            </w:tcBorders>
          </w:tcPr>
          <w:p w14:paraId="0E6A2AB1" w14:textId="77777777" w:rsidR="00C1790A" w:rsidRPr="00891799" w:rsidRDefault="00C1790A" w:rsidP="00C1790A">
            <w:pPr>
              <w:pStyle w:val="Compact"/>
              <w:spacing w:before="100" w:beforeAutospacing="1" w:after="40"/>
              <w:jc w:val="center"/>
              <w:rPr>
                <w:rFonts w:ascii="Times New Roman" w:eastAsia="Cambr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551" w:type="dxa"/>
            <w:tcBorders>
              <w:bottom w:val="single" w:sz="4" w:space="0" w:color="auto"/>
            </w:tcBorders>
          </w:tcPr>
          <w:p w14:paraId="19F46E5E" w14:textId="5E9908FB" w:rsidR="00C1790A" w:rsidRPr="00C1790A" w:rsidRDefault="00C1790A" w:rsidP="00C1790A">
            <w:pPr>
              <w:pStyle w:val="Compact"/>
              <w:spacing w:before="100" w:beforeAutospacing="1" w:after="40"/>
              <w:rPr>
                <w:rFonts w:ascii="Times New Roman" w:hAnsi="Times New Roman" w:cs="Times New Roman"/>
                <w:sz w:val="20"/>
                <w:szCs w:val="20"/>
                <w:rPrChange w:id="1823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24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25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11</m:t>
                  </w:ins>
                </m:r>
                <m:r>
                  <w:del w:id="1826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27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60</m:t>
                  </w:del>
                </m:r>
              </m:oMath>
            </m:oMathPara>
          </w:p>
        </w:tc>
        <w:tc>
          <w:tcPr>
            <w:tcW w:w="741" w:type="dxa"/>
            <w:tcBorders>
              <w:bottom w:val="single" w:sz="4" w:space="0" w:color="auto"/>
            </w:tcBorders>
          </w:tcPr>
          <w:p w14:paraId="513ACA1D" w14:textId="37875800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28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29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30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1.4</m:t>
                  </w:ins>
                </m:r>
                <m:r>
                  <w:del w:id="1831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32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1.42</m:t>
                  </w:del>
                </m:r>
              </m:oMath>
            </m:oMathPara>
          </w:p>
        </w:tc>
        <w:tc>
          <w:tcPr>
            <w:tcW w:w="1296" w:type="dxa"/>
            <w:tcBorders>
              <w:bottom w:val="single" w:sz="4" w:space="0" w:color="auto"/>
            </w:tcBorders>
          </w:tcPr>
          <w:p w14:paraId="57689CB1" w14:textId="03304375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33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34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35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(0.7, 2.8)</m:t>
                  </w:ins>
                </m:r>
                <m:r>
                  <w:del w:id="1836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37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(0.95, 2.12)</m:t>
                  </w:del>
                </m:r>
              </m:oMath>
            </m:oMathPara>
          </w:p>
        </w:tc>
        <w:tc>
          <w:tcPr>
            <w:tcW w:w="292" w:type="dxa"/>
            <w:tcBorders>
              <w:bottom w:val="single" w:sz="4" w:space="0" w:color="auto"/>
            </w:tcBorders>
          </w:tcPr>
          <w:p w14:paraId="63500A31" w14:textId="77777777" w:rsidR="00C1790A" w:rsidRPr="00C1790A" w:rsidRDefault="00C1790A" w:rsidP="00C1790A">
            <w:pPr>
              <w:spacing w:before="100" w:beforeAutospacing="1" w:after="40"/>
              <w:rPr>
                <w:rFonts w:ascii="Times New Roman" w:hAnsi="Times New Roman" w:cs="Times New Roman"/>
                <w:sz w:val="20"/>
                <w:szCs w:val="20"/>
                <w:rPrChange w:id="1838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10A3D61E" w14:textId="0E8298EF" w:rsidR="00C1790A" w:rsidRPr="00C1790A" w:rsidRDefault="00C1790A" w:rsidP="00C1790A">
            <w:pPr>
              <w:pStyle w:val="Compact"/>
              <w:spacing w:before="100" w:beforeAutospacing="1" w:after="40"/>
              <w:rPr>
                <w:rFonts w:ascii="Times New Roman" w:hAnsi="Times New Roman" w:cs="Times New Roman"/>
                <w:sz w:val="20"/>
                <w:szCs w:val="20"/>
                <w:rPrChange w:id="1839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40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41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15</m:t>
                  </w:ins>
                </m:r>
                <m:r>
                  <w:del w:id="1842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43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19</m:t>
                  </w:del>
                </m:r>
              </m:oMath>
            </m:oMathPara>
          </w:p>
        </w:tc>
        <w:tc>
          <w:tcPr>
            <w:tcW w:w="856" w:type="dxa"/>
            <w:tcBorders>
              <w:bottom w:val="single" w:sz="4" w:space="0" w:color="auto"/>
            </w:tcBorders>
          </w:tcPr>
          <w:p w14:paraId="7859E7FB" w14:textId="6764D862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44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45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46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1.8</m:t>
                  </w:ins>
                </m:r>
                <m:r>
                  <w:del w:id="1847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48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1.37</m:t>
                  </w:del>
                </m:r>
              </m:oMath>
            </m:oMathPara>
          </w:p>
        </w:tc>
        <w:tc>
          <w:tcPr>
            <w:tcW w:w="1296" w:type="dxa"/>
            <w:tcBorders>
              <w:bottom w:val="single" w:sz="4" w:space="0" w:color="auto"/>
            </w:tcBorders>
          </w:tcPr>
          <w:p w14:paraId="2C257308" w14:textId="55E60908" w:rsidR="00C1790A" w:rsidRPr="00C1790A" w:rsidRDefault="00C1790A" w:rsidP="00C1790A">
            <w:pPr>
              <w:pStyle w:val="Compact"/>
              <w:spacing w:before="100" w:beforeAutospacing="1" w:after="100" w:afterAutospacing="1"/>
              <w:rPr>
                <w:rFonts w:ascii="Times New Roman" w:hAnsi="Times New Roman" w:cs="Times New Roman"/>
                <w:sz w:val="20"/>
                <w:szCs w:val="20"/>
                <w:rPrChange w:id="1849" w:author="Kevin Chen" w:date="2020-02-24T16:53:00Z">
                  <w:rPr>
                    <w:rFonts w:ascii="Times New Roman" w:hAnsi="Times New Roman" w:cs="Times New Roman"/>
                    <w:sz w:val="20"/>
                    <w:szCs w:val="20"/>
                  </w:rPr>
                </w:rPrChange>
              </w:rPr>
            </w:pPr>
            <m:oMathPara>
              <m:oMath>
                <m:r>
                  <w:ins w:id="1850" w:author="Kevin Chen" w:date="2020-02-24T16:53:00Z">
                    <w:rPr>
                      <w:rFonts w:ascii="Cambria Math" w:hAnsi="Cambria Math"/>
                      <w:sz w:val="20"/>
                      <w:szCs w:val="20"/>
                      <w:rPrChange w:id="1851" w:author="Kevin Chen" w:date="2020-02-24T16:53:00Z">
                        <w:rPr>
                          <w:rFonts w:ascii="Cambria Math" w:hAnsi="Cambria Math"/>
                        </w:rPr>
                      </w:rPrChange>
                    </w:rPr>
                    <m:t>(1.0, 3.5)</m:t>
                  </w:ins>
                </m:r>
                <m:r>
                  <w:del w:id="1852" w:author="Kevin Chen" w:date="2020-02-24T16:53:00Z">
                    <w:rPr>
                      <w:rFonts w:ascii="Cambria Math" w:hAnsi="Cambria Math" w:cs="Times New Roman"/>
                      <w:sz w:val="20"/>
                      <w:szCs w:val="20"/>
                      <w:rPrChange w:id="1853" w:author="Kevin Chen" w:date="2020-02-24T16:53:00Z"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</w:rPrChange>
                    </w:rPr>
                    <m:t>(0.76, 2.49)</m:t>
                  </w:del>
                </m:r>
              </m:oMath>
            </m:oMathPara>
          </w:p>
        </w:tc>
      </w:tr>
      <w:tr w:rsidR="00C70802" w:rsidRPr="00891799" w14:paraId="43A6C787" w14:textId="77777777" w:rsidTr="00C00D25">
        <w:trPr>
          <w:gridAfter w:val="1"/>
          <w:wAfter w:w="8" w:type="dxa"/>
          <w:jc w:val="center"/>
        </w:trPr>
        <w:tc>
          <w:tcPr>
            <w:tcW w:w="8060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217C9682" w14:textId="77777777" w:rsidR="00C70802" w:rsidRPr="00291159" w:rsidRDefault="008411B5" w:rsidP="00111C35">
            <w:pPr>
              <w:pStyle w:val="Compact"/>
              <w:spacing w:before="40" w:after="40"/>
              <w:rPr>
                <w:rFonts w:ascii="Times New Roman" w:eastAsia="Cambria" w:hAnsi="Times New Roman" w:cs="Times New Roman"/>
                <w:sz w:val="18"/>
                <w:szCs w:val="20"/>
              </w:rPr>
            </w:pPr>
            <w:r w:rsidRPr="00316B1C">
              <w:rPr>
                <w:rFonts w:ascii="Times New Roman" w:eastAsia="Cambria" w:hAnsi="Times New Roman" w:cs="Times New Roman"/>
                <w:sz w:val="18"/>
                <w:szCs w:val="18"/>
              </w:rPr>
              <w:t xml:space="preserve">Estimates were adjusted for race, plant, and </w:t>
            </w:r>
            <w:r w:rsidR="00D30435">
              <w:rPr>
                <w:rFonts w:ascii="Times New Roman" w:eastAsia="Cambria" w:hAnsi="Times New Roman" w:cs="Times New Roman"/>
                <w:sz w:val="18"/>
                <w:szCs w:val="18"/>
              </w:rPr>
              <w:t>calendar year of</w:t>
            </w:r>
            <w:r w:rsidRPr="00316B1C">
              <w:rPr>
                <w:rFonts w:ascii="Times New Roman" w:eastAsia="Cambria" w:hAnsi="Times New Roman" w:cs="Times New Roman"/>
                <w:sz w:val="18"/>
                <w:szCs w:val="18"/>
              </w:rPr>
              <w:t xml:space="preserve"> </w:t>
            </w:r>
            <w:r w:rsidR="00D30435">
              <w:rPr>
                <w:rFonts w:ascii="Times New Roman" w:eastAsia="Cambria" w:hAnsi="Times New Roman" w:cs="Times New Roman"/>
                <w:sz w:val="18"/>
                <w:szCs w:val="18"/>
              </w:rPr>
              <w:t>worker exit</w:t>
            </w:r>
            <w:r w:rsidRPr="00316B1C">
              <w:rPr>
                <w:rFonts w:ascii="Times New Roman" w:eastAsia="Cambria" w:hAnsi="Times New Roman" w:cs="Times New Roman"/>
                <w:sz w:val="18"/>
                <w:szCs w:val="18"/>
              </w:rPr>
              <w:t>.</w:t>
            </w:r>
            <w:r>
              <w:rPr>
                <w:rFonts w:ascii="Times New Roman" w:eastAsia="Cambria" w:hAnsi="Times New Roman" w:cs="Times New Roman"/>
                <w:sz w:val="18"/>
                <w:szCs w:val="18"/>
              </w:rPr>
              <w:t xml:space="preserve"> Risk sets were indexed by time since worker exit.</w:t>
            </w:r>
            <w:r w:rsidRPr="00316B1C">
              <w:rPr>
                <w:rFonts w:ascii="Times New Roman" w:eastAsia="Cambria" w:hAnsi="Times New Roman" w:cs="Times New Roman"/>
                <w:sz w:val="18"/>
                <w:szCs w:val="18"/>
              </w:rPr>
              <w:t xml:space="preserve"> Women and those with unknown date of </w:t>
            </w:r>
            <w:r w:rsidR="00D30435">
              <w:rPr>
                <w:rFonts w:ascii="Times New Roman" w:eastAsia="Cambria" w:hAnsi="Times New Roman" w:cs="Times New Roman"/>
                <w:sz w:val="18"/>
                <w:szCs w:val="18"/>
              </w:rPr>
              <w:t>worker exit</w:t>
            </w:r>
            <w:r w:rsidRPr="00316B1C">
              <w:rPr>
                <w:rFonts w:ascii="Times New Roman" w:eastAsia="Cambria" w:hAnsi="Times New Roman" w:cs="Times New Roman"/>
                <w:sz w:val="18"/>
                <w:szCs w:val="18"/>
              </w:rPr>
              <w:t xml:space="preserve"> were excluded from this analysis.</w:t>
            </w:r>
          </w:p>
        </w:tc>
      </w:tr>
    </w:tbl>
    <w:p w14:paraId="75A0E176" w14:textId="77777777" w:rsidR="00026EBB" w:rsidRPr="00891799" w:rsidRDefault="00F366CE" w:rsidP="00026EBB">
      <w:pPr>
        <w:pStyle w:val="CaptionedFigure"/>
        <w:rPr>
          <w:ins w:id="1854" w:author="Kevin Chen" w:date="2020-02-24T16:59:00Z"/>
          <w:rFonts w:ascii="Times New Roman" w:hAnsi="Times New Roman" w:cs="Times New Roman"/>
          <w:sz w:val="20"/>
          <w:szCs w:val="20"/>
        </w:rPr>
      </w:pPr>
      <w:r>
        <w:br w:type="page"/>
      </w:r>
      <w:commentRangeStart w:id="1855"/>
      <w:ins w:id="1856" w:author="Kevin Chen" w:date="2020-02-24T16:59:00Z">
        <w:r w:rsidR="00026EBB" w:rsidRPr="00891799">
          <w:rPr>
            <w:rFonts w:ascii="Times New Roman" w:hAnsi="Times New Roman" w:cs="Times New Roman"/>
            <w:b/>
            <w:sz w:val="20"/>
            <w:szCs w:val="20"/>
          </w:rPr>
          <w:lastRenderedPageBreak/>
          <w:t xml:space="preserve">eFigure </w:t>
        </w:r>
        <w:r w:rsidR="00026EBB">
          <w:rPr>
            <w:rFonts w:ascii="Times New Roman" w:hAnsi="Times New Roman" w:cs="Times New Roman"/>
            <w:b/>
            <w:sz w:val="20"/>
            <w:szCs w:val="20"/>
          </w:rPr>
          <w:t>4a</w:t>
        </w:r>
        <w:r w:rsidR="00026EBB" w:rsidRPr="00891799">
          <w:rPr>
            <w:rFonts w:ascii="Times New Roman" w:hAnsi="Times New Roman" w:cs="Times New Roman"/>
            <w:b/>
            <w:sz w:val="20"/>
            <w:szCs w:val="20"/>
          </w:rPr>
          <w:t>.</w:t>
        </w:r>
        <w:commentRangeEnd w:id="1855"/>
        <w:r w:rsidR="00026EBB">
          <w:rPr>
            <w:rStyle w:val="CommentReference"/>
          </w:rPr>
          <w:commentReference w:id="1855"/>
        </w:r>
        <w:r w:rsidR="00026EBB" w:rsidRPr="00891799">
          <w:rPr>
            <w:rFonts w:ascii="Times New Roman" w:hAnsi="Times New Roman" w:cs="Times New Roman"/>
            <w:sz w:val="20"/>
            <w:szCs w:val="20"/>
          </w:rPr>
          <w:t xml:space="preserve"> </w:t>
        </w:r>
        <w:r w:rsidR="00026EBB" w:rsidRPr="001233DC">
          <w:rPr>
            <w:rFonts w:ascii="Times New Roman" w:hAnsi="Times New Roman" w:cs="Times New Roman"/>
            <w:sz w:val="20"/>
            <w:szCs w:val="20"/>
          </w:rPr>
          <w:t xml:space="preserve">Follow-up diagram for </w:t>
        </w:r>
        <w:r w:rsidR="00026EBB" w:rsidRPr="001233DC">
          <w:rPr>
            <w:rFonts w:ascii="Times New Roman" w:hAnsi="Times New Roman" w:cs="Times New Roman"/>
            <w:b/>
            <w:sz w:val="20"/>
            <w:szCs w:val="20"/>
          </w:rPr>
          <w:t>suicide</w:t>
        </w:r>
        <w:r w:rsidR="00026EBB" w:rsidRPr="001233DC">
          <w:rPr>
            <w:rFonts w:ascii="Times New Roman" w:hAnsi="Times New Roman" w:cs="Times New Roman"/>
            <w:sz w:val="20"/>
            <w:szCs w:val="20"/>
          </w:rPr>
          <w:t xml:space="preserve"> cases in the </w:t>
        </w:r>
        <w:r w:rsidR="00026EBB" w:rsidRPr="001233DC">
          <w:rPr>
            <w:rFonts w:ascii="Times New Roman" w:hAnsi="Times New Roman" w:cs="Times New Roman"/>
            <w:b/>
            <w:sz w:val="20"/>
            <w:szCs w:val="20"/>
          </w:rPr>
          <w:t>UAW-GM Cohort</w:t>
        </w:r>
        <w:r w:rsidR="00026EBB" w:rsidRPr="001233DC">
          <w:rPr>
            <w:rFonts w:ascii="Times New Roman" w:hAnsi="Times New Roman" w:cs="Times New Roman"/>
            <w:sz w:val="20"/>
            <w:szCs w:val="20"/>
          </w:rPr>
          <w:t xml:space="preserve"> restricted to men employed in or after 1970, ordered by employment worker exit date.</w:t>
        </w:r>
      </w:ins>
    </w:p>
    <w:p w14:paraId="37F64FBF" w14:textId="77777777" w:rsidR="00026EBB" w:rsidRPr="00891799" w:rsidRDefault="00026EBB" w:rsidP="00026EBB">
      <w:pPr>
        <w:pStyle w:val="CaptionedFigure"/>
        <w:jc w:val="center"/>
        <w:rPr>
          <w:ins w:id="1857" w:author="Kevin Chen" w:date="2020-02-24T16:59:00Z"/>
          <w:rFonts w:ascii="Times New Roman" w:hAnsi="Times New Roman" w:cs="Times New Roman"/>
          <w:sz w:val="20"/>
          <w:szCs w:val="20"/>
        </w:rPr>
      </w:pPr>
      <w:ins w:id="1858" w:author="Kevin Chen" w:date="2020-02-24T16:59:00Z">
        <w:r w:rsidRPr="00891799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6CD96532" wp14:editId="6B0C161D">
              <wp:extent cx="4114800" cy="7397496"/>
              <wp:effectExtent l="0" t="0" r="0" b="0"/>
              <wp:docPr id="14" name="Picture" descr="Follow-up diagram for suicide cases in the UAW-GM Cohort organized by employment termination date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suicide-jobloss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73974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7F5E312B" w14:textId="77777777" w:rsidR="00026EBB" w:rsidRPr="00891799" w:rsidRDefault="00026EBB" w:rsidP="00026EBB">
      <w:pPr>
        <w:pStyle w:val="CaptionedFigure"/>
        <w:rPr>
          <w:ins w:id="1859" w:author="Kevin Chen" w:date="2020-02-24T16:59:00Z"/>
          <w:rFonts w:ascii="Times New Roman" w:hAnsi="Times New Roman" w:cs="Times New Roman"/>
          <w:sz w:val="20"/>
          <w:szCs w:val="20"/>
        </w:rPr>
      </w:pPr>
      <w:ins w:id="1860" w:author="Kevin Chen" w:date="2020-02-24T16:59:00Z">
        <w:r w:rsidRPr="00891799">
          <w:rPr>
            <w:rFonts w:ascii="Times New Roman" w:hAnsi="Times New Roman" w:cs="Times New Roman"/>
            <w:sz w:val="20"/>
            <w:szCs w:val="20"/>
          </w:rPr>
          <w:br w:type="page"/>
        </w:r>
        <w:r w:rsidRPr="00891799">
          <w:rPr>
            <w:rFonts w:ascii="Times New Roman" w:hAnsi="Times New Roman" w:cs="Times New Roman"/>
            <w:b/>
            <w:sz w:val="20"/>
            <w:szCs w:val="20"/>
          </w:rPr>
          <w:lastRenderedPageBreak/>
          <w:t xml:space="preserve">eFigure </w:t>
        </w:r>
        <w:r>
          <w:rPr>
            <w:rFonts w:ascii="Times New Roman" w:hAnsi="Times New Roman" w:cs="Times New Roman"/>
            <w:b/>
            <w:sz w:val="20"/>
            <w:szCs w:val="20"/>
          </w:rPr>
          <w:t>4b</w:t>
        </w:r>
        <w:r w:rsidRPr="00891799">
          <w:rPr>
            <w:rFonts w:ascii="Times New Roman" w:hAnsi="Times New Roman" w:cs="Times New Roman"/>
            <w:b/>
            <w:sz w:val="20"/>
            <w:szCs w:val="20"/>
          </w:rPr>
          <w:t>.</w:t>
        </w:r>
        <w:r w:rsidRPr="00891799">
          <w:rPr>
            <w:rFonts w:ascii="Times New Roman" w:hAnsi="Times New Roman" w:cs="Times New Roman"/>
            <w:sz w:val="20"/>
            <w:szCs w:val="20"/>
          </w:rPr>
          <w:t xml:space="preserve"> </w:t>
        </w:r>
        <w:r w:rsidRPr="001233DC">
          <w:rPr>
            <w:rFonts w:ascii="Times New Roman" w:hAnsi="Times New Roman" w:cs="Times New Roman"/>
            <w:sz w:val="20"/>
            <w:szCs w:val="20"/>
          </w:rPr>
          <w:t xml:space="preserve">Follow-up diagram for </w:t>
        </w:r>
        <w:r>
          <w:rPr>
            <w:rFonts w:ascii="Times New Roman" w:hAnsi="Times New Roman" w:cs="Times New Roman"/>
            <w:b/>
            <w:sz w:val="20"/>
            <w:szCs w:val="20"/>
          </w:rPr>
          <w:t>fatal overdoes</w:t>
        </w:r>
        <w:r w:rsidRPr="001233DC">
          <w:rPr>
            <w:rFonts w:ascii="Times New Roman" w:hAnsi="Times New Roman" w:cs="Times New Roman"/>
            <w:sz w:val="20"/>
            <w:szCs w:val="20"/>
          </w:rPr>
          <w:t xml:space="preserve"> cases in the </w:t>
        </w:r>
        <w:r w:rsidRPr="001233DC">
          <w:rPr>
            <w:rFonts w:ascii="Times New Roman" w:hAnsi="Times New Roman" w:cs="Times New Roman"/>
            <w:b/>
            <w:sz w:val="20"/>
            <w:szCs w:val="20"/>
          </w:rPr>
          <w:t>UAW-GM Cohort</w:t>
        </w:r>
        <w:r w:rsidRPr="001233DC">
          <w:rPr>
            <w:rFonts w:ascii="Times New Roman" w:hAnsi="Times New Roman" w:cs="Times New Roman"/>
            <w:sz w:val="20"/>
            <w:szCs w:val="20"/>
          </w:rPr>
          <w:t xml:space="preserve"> restricted to men employed in or after 1970, ordered by employment worker exit date.</w:t>
        </w:r>
      </w:ins>
    </w:p>
    <w:p w14:paraId="5B913635" w14:textId="614376AC" w:rsidR="00026EBB" w:rsidRDefault="00026EBB" w:rsidP="00026EBB">
      <w:pPr>
        <w:pStyle w:val="CaptionedFigure"/>
        <w:jc w:val="center"/>
        <w:rPr>
          <w:ins w:id="1861" w:author="Kevin Chen" w:date="2020-02-24T16:59:00Z"/>
          <w:rFonts w:ascii="Times New Roman" w:hAnsi="Times New Roman" w:cs="Times New Roman"/>
          <w:sz w:val="20"/>
          <w:szCs w:val="20"/>
        </w:rPr>
      </w:pPr>
      <w:ins w:id="1862" w:author="Kevin Chen" w:date="2020-02-24T16:59:00Z">
        <w:r w:rsidRPr="00891799">
          <w:rPr>
            <w:rFonts w:ascii="Times New Roman" w:hAnsi="Times New Roman" w:cs="Times New Roman"/>
            <w:noProof/>
            <w:sz w:val="20"/>
            <w:szCs w:val="20"/>
            <w:lang w:eastAsia="zh-CN"/>
          </w:rPr>
          <w:drawing>
            <wp:inline distT="0" distB="0" distL="0" distR="0" wp14:anchorId="49B9468D" wp14:editId="63D47E57">
              <wp:extent cx="4114800" cy="4526280"/>
              <wp:effectExtent l="0" t="0" r="0" b="7620"/>
              <wp:docPr id="15" name="Picture" descr="Follow-up diagram for fatal overdose cases in the UAW-GM Cohort. The vertical dotted line represents administrative end of follow-up (December 31, 2015)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images/followup-overdose-jobloss_date.png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4526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704158C3" w14:textId="5E209F18" w:rsidR="00950387" w:rsidRPr="004C1866" w:rsidRDefault="00026EBB" w:rsidP="00026EBB">
      <w:pPr>
        <w:rPr>
          <w:rFonts w:ascii="Times New Roman" w:hAnsi="Times New Roman" w:cs="Times New Roman"/>
          <w:i/>
          <w:sz w:val="20"/>
          <w:szCs w:val="20"/>
          <w:rPrChange w:id="1863" w:author="Kevin Chen" w:date="2020-02-24T16:56:00Z">
            <w:rPr>
              <w:rFonts w:ascii="Times New Roman" w:hAnsi="Times New Roman" w:cs="Times New Roman"/>
              <w:sz w:val="20"/>
              <w:szCs w:val="20"/>
            </w:rPr>
          </w:rPrChange>
        </w:rPr>
        <w:pPrChange w:id="1864" w:author="Kevin Chen" w:date="2020-02-24T16:59:00Z">
          <w:pPr>
            <w:pStyle w:val="TableCaption"/>
            <w:spacing w:before="100" w:beforeAutospacing="1" w:after="100" w:afterAutospacing="1"/>
          </w:pPr>
        </w:pPrChange>
      </w:pPr>
      <w:ins w:id="1865" w:author="Kevin Chen" w:date="2020-02-24T16:59:00Z">
        <w:r>
          <w:rPr>
            <w:rFonts w:ascii="Times New Roman" w:hAnsi="Times New Roman" w:cs="Times New Roman"/>
            <w:sz w:val="20"/>
            <w:szCs w:val="20"/>
          </w:rPr>
          <w:br w:type="page"/>
        </w:r>
      </w:ins>
      <w:r w:rsidR="00950387" w:rsidRPr="004C1866">
        <w:rPr>
          <w:rFonts w:ascii="Times New Roman" w:hAnsi="Times New Roman" w:cs="Times New Roman"/>
          <w:b/>
          <w:i/>
          <w:sz w:val="20"/>
          <w:szCs w:val="20"/>
          <w:rPrChange w:id="1866" w:author="Kevin Chen" w:date="2020-02-24T16:56:00Z">
            <w:rPr>
              <w:rFonts w:ascii="Times New Roman" w:hAnsi="Times New Roman" w:cs="Times New Roman"/>
              <w:b/>
              <w:sz w:val="20"/>
              <w:szCs w:val="20"/>
            </w:rPr>
          </w:rPrChange>
        </w:rPr>
        <w:lastRenderedPageBreak/>
        <w:t xml:space="preserve">eFigure </w:t>
      </w:r>
      <w:del w:id="1867" w:author="Kevin Chen" w:date="2020-02-24T16:56:00Z">
        <w:r w:rsidR="00950387" w:rsidRPr="004C1866" w:rsidDel="004C1866">
          <w:rPr>
            <w:rFonts w:ascii="Times New Roman" w:hAnsi="Times New Roman" w:cs="Times New Roman"/>
            <w:b/>
            <w:i/>
            <w:sz w:val="20"/>
            <w:szCs w:val="20"/>
            <w:rPrChange w:id="1868" w:author="Kevin Chen" w:date="2020-02-24T16:56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delText>8</w:delText>
        </w:r>
      </w:del>
      <w:ins w:id="1869" w:author="Kevin Chen" w:date="2020-02-24T16:56:00Z">
        <w:r w:rsidR="004C1866" w:rsidRPr="004C1866">
          <w:rPr>
            <w:rFonts w:ascii="Times New Roman" w:hAnsi="Times New Roman" w:cs="Times New Roman"/>
            <w:b/>
            <w:i/>
            <w:sz w:val="20"/>
            <w:szCs w:val="20"/>
            <w:rPrChange w:id="1870" w:author="Kevin Chen" w:date="2020-02-24T16:56:00Z">
              <w:rPr>
                <w:rFonts w:ascii="Times New Roman" w:hAnsi="Times New Roman" w:cs="Times New Roman"/>
                <w:b/>
                <w:sz w:val="20"/>
                <w:szCs w:val="20"/>
              </w:rPr>
            </w:rPrChange>
          </w:rPr>
          <w:t>5</w:t>
        </w:r>
      </w:ins>
      <w:r w:rsidR="00950387" w:rsidRPr="004C1866">
        <w:rPr>
          <w:rFonts w:ascii="Times New Roman" w:hAnsi="Times New Roman" w:cs="Times New Roman"/>
          <w:b/>
          <w:i/>
          <w:sz w:val="20"/>
          <w:szCs w:val="20"/>
          <w:rPrChange w:id="1871" w:author="Kevin Chen" w:date="2020-02-24T16:56:00Z">
            <w:rPr>
              <w:rFonts w:ascii="Times New Roman" w:hAnsi="Times New Roman" w:cs="Times New Roman"/>
              <w:b/>
              <w:sz w:val="20"/>
              <w:szCs w:val="20"/>
            </w:rPr>
          </w:rPrChange>
        </w:rPr>
        <w:t>.</w:t>
      </w:r>
      <w:r w:rsidR="00950387" w:rsidRPr="004C1866">
        <w:rPr>
          <w:rFonts w:ascii="Times New Roman" w:hAnsi="Times New Roman" w:cs="Times New Roman"/>
          <w:i/>
          <w:sz w:val="20"/>
          <w:szCs w:val="20"/>
          <w:rPrChange w:id="1872" w:author="Kevin Chen" w:date="2020-02-24T16:56:00Z">
            <w:rPr>
              <w:rFonts w:ascii="Times New Roman" w:hAnsi="Times New Roman" w:cs="Times New Roman"/>
              <w:sz w:val="20"/>
              <w:szCs w:val="20"/>
            </w:rPr>
          </w:rPrChange>
        </w:rPr>
        <w:t xml:space="preserve"> </w:t>
      </w:r>
      <w:r w:rsidR="0058287A" w:rsidRPr="004C1866">
        <w:rPr>
          <w:rFonts w:ascii="Times New Roman" w:hAnsi="Times New Roman" w:cs="Times New Roman"/>
          <w:i/>
          <w:sz w:val="20"/>
          <w:szCs w:val="20"/>
          <w:rPrChange w:id="1873" w:author="Kevin Chen" w:date="2020-02-24T16:56:00Z">
            <w:rPr>
              <w:sz w:val="20"/>
              <w:szCs w:val="20"/>
            </w:rPr>
          </w:rPrChange>
        </w:rPr>
        <w:t xml:space="preserve">Continuous adjusted hazard ratio estimates for </w:t>
      </w:r>
      <w:r w:rsidR="0058287A" w:rsidRPr="004C1866">
        <w:rPr>
          <w:rFonts w:ascii="Times New Roman" w:hAnsi="Times New Roman" w:cs="Times New Roman"/>
          <w:b/>
          <w:i/>
          <w:sz w:val="20"/>
          <w:szCs w:val="20"/>
          <w:rPrChange w:id="1874" w:author="Kevin Chen" w:date="2020-02-24T16:56:00Z">
            <w:rPr>
              <w:b/>
              <w:sz w:val="20"/>
              <w:szCs w:val="20"/>
            </w:rPr>
          </w:rPrChange>
        </w:rPr>
        <w:t>suicide</w:t>
      </w:r>
      <w:del w:id="1875" w:author="Kevin Chen" w:date="2020-02-24T16:56:00Z">
        <w:r w:rsidR="0058287A" w:rsidRPr="004C1866" w:rsidDel="004C1866">
          <w:rPr>
            <w:rFonts w:ascii="Times New Roman" w:hAnsi="Times New Roman" w:cs="Times New Roman"/>
            <w:i/>
            <w:sz w:val="20"/>
            <w:szCs w:val="20"/>
            <w:rPrChange w:id="1876" w:author="Kevin Chen" w:date="2020-02-24T16:56:00Z">
              <w:rPr>
                <w:sz w:val="20"/>
                <w:szCs w:val="20"/>
              </w:rPr>
            </w:rPrChange>
          </w:rPr>
          <w:delText xml:space="preserve"> within five years of </w:delText>
        </w:r>
        <w:r w:rsidR="00D30435" w:rsidRPr="004C1866" w:rsidDel="004C1866">
          <w:rPr>
            <w:rFonts w:ascii="Times New Roman" w:hAnsi="Times New Roman" w:cs="Times New Roman"/>
            <w:i/>
            <w:sz w:val="20"/>
            <w:szCs w:val="20"/>
            <w:rPrChange w:id="1877" w:author="Kevin Chen" w:date="2020-02-24T16:56:00Z">
              <w:rPr>
                <w:sz w:val="20"/>
                <w:szCs w:val="20"/>
              </w:rPr>
            </w:rPrChange>
          </w:rPr>
          <w:delText>worker exit</w:delText>
        </w:r>
      </w:del>
      <w:ins w:id="1878" w:author="Kevin Chen" w:date="2020-02-24T16:56:00Z">
        <w:r w:rsidR="004C1866" w:rsidRPr="004C1866">
          <w:rPr>
            <w:rFonts w:ascii="Times New Roman" w:hAnsi="Times New Roman" w:cs="Times New Roman"/>
            <w:i/>
            <w:sz w:val="20"/>
            <w:szCs w:val="20"/>
            <w:rPrChange w:id="1879" w:author="Kevin Chen" w:date="2020-02-24T16:56:00Z">
              <w:rPr>
                <w:i w:val="0"/>
                <w:sz w:val="20"/>
                <w:szCs w:val="20"/>
              </w:rPr>
            </w:rPrChange>
          </w:rPr>
          <w:t xml:space="preserve"> and the combined outcome of </w:t>
        </w:r>
        <w:r w:rsidR="004C1866" w:rsidRPr="004C1866">
          <w:rPr>
            <w:rFonts w:ascii="Times New Roman" w:hAnsi="Times New Roman" w:cs="Times New Roman"/>
            <w:b/>
            <w:i/>
            <w:sz w:val="20"/>
            <w:szCs w:val="20"/>
            <w:rPrChange w:id="1880" w:author="Kevin Chen" w:date="2020-02-24T16:56:00Z">
              <w:rPr>
                <w:b/>
                <w:i w:val="0"/>
                <w:sz w:val="20"/>
                <w:szCs w:val="20"/>
              </w:rPr>
            </w:rPrChange>
          </w:rPr>
          <w:t>suicide and fatal overdose</w:t>
        </w:r>
        <w:r w:rsidR="004C1866" w:rsidRPr="004C1866">
          <w:rPr>
            <w:rFonts w:ascii="Times New Roman" w:hAnsi="Times New Roman" w:cs="Times New Roman"/>
            <w:i/>
            <w:sz w:val="20"/>
            <w:szCs w:val="20"/>
            <w:rPrChange w:id="1881" w:author="Kevin Chen" w:date="2020-02-24T16:56:00Z">
              <w:rPr>
                <w:i w:val="0"/>
                <w:sz w:val="20"/>
                <w:szCs w:val="20"/>
              </w:rPr>
            </w:rPrChange>
          </w:rPr>
          <w:t xml:space="preserve"> in the </w:t>
        </w:r>
        <w:r w:rsidR="004C1866" w:rsidRPr="004C1866">
          <w:rPr>
            <w:rFonts w:ascii="Times New Roman" w:hAnsi="Times New Roman" w:cs="Times New Roman"/>
            <w:b/>
            <w:i/>
            <w:sz w:val="20"/>
            <w:szCs w:val="20"/>
            <w:rPrChange w:id="1882" w:author="Kevin Chen" w:date="2020-02-24T16:56:00Z">
              <w:rPr>
                <w:b/>
                <w:i w:val="0"/>
                <w:sz w:val="20"/>
                <w:szCs w:val="20"/>
              </w:rPr>
            </w:rPrChange>
          </w:rPr>
          <w:t>UAW-GM Cohort</w:t>
        </w:r>
        <w:r w:rsidR="004C1866" w:rsidRPr="004C1866">
          <w:rPr>
            <w:rFonts w:ascii="Times New Roman" w:hAnsi="Times New Roman" w:cs="Times New Roman"/>
            <w:i/>
            <w:sz w:val="20"/>
            <w:szCs w:val="20"/>
            <w:rPrChange w:id="1883" w:author="Kevin Chen" w:date="2020-02-24T16:56:00Z">
              <w:rPr>
                <w:i w:val="0"/>
                <w:sz w:val="20"/>
                <w:szCs w:val="20"/>
              </w:rPr>
            </w:rPrChange>
          </w:rPr>
          <w:t xml:space="preserve"> restricted to males employed in or after 1970</w:t>
        </w:r>
      </w:ins>
      <w:r w:rsidR="0058287A" w:rsidRPr="004C1866">
        <w:rPr>
          <w:rFonts w:ascii="Times New Roman" w:hAnsi="Times New Roman" w:cs="Times New Roman"/>
          <w:i/>
          <w:sz w:val="20"/>
          <w:szCs w:val="20"/>
          <w:rPrChange w:id="1884" w:author="Kevin Chen" w:date="2020-02-24T16:56:00Z">
            <w:rPr>
              <w:sz w:val="20"/>
              <w:szCs w:val="20"/>
            </w:rPr>
          </w:rPrChange>
        </w:rPr>
        <w:t>.</w:t>
      </w:r>
    </w:p>
    <w:p w14:paraId="15F71F10" w14:textId="7E8ADB91" w:rsidR="00E95383" w:rsidDel="004C1866" w:rsidRDefault="004C1866" w:rsidP="002275AB">
      <w:pPr>
        <w:pStyle w:val="CaptionedFigure"/>
        <w:jc w:val="center"/>
        <w:rPr>
          <w:del w:id="1885" w:author="Kevin Chen" w:date="2020-02-24T16:57:00Z"/>
        </w:rPr>
      </w:pPr>
      <w:ins w:id="1886" w:author="Kevin Chen" w:date="2020-02-24T16:57:00Z">
        <w:r>
          <w:rPr>
            <w:noProof/>
            <w:lang w:eastAsia="zh-CN"/>
          </w:rPr>
          <w:drawing>
            <wp:inline distT="0" distB="0" distL="0" distR="0" wp14:anchorId="30165844" wp14:editId="1ACDFD71">
              <wp:extent cx="5943600" cy="2776855"/>
              <wp:effectExtent l="0" t="0" r="0" b="444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despair_suicide_by_age_jobloss_recent.png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768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887" w:author="Kevin Chen" w:date="2020-02-24T16:57:00Z">
        <w:r w:rsidR="00E95383" w:rsidDel="004C1866">
          <w:rPr>
            <w:noProof/>
            <w:lang w:eastAsia="zh-CN"/>
          </w:rPr>
          <w:drawing>
            <wp:inline distT="0" distB="0" distL="0" distR="0" wp14:anchorId="739C629B" wp14:editId="39BC0966">
              <wp:extent cx="5577840" cy="2606040"/>
              <wp:effectExtent l="0" t="0" r="3810" b="3810"/>
              <wp:docPr id="9" name="Picture" descr="Continuous adjusted hazard ratio estimates for suicide within five years of worker exi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splines/images/suicide_5.png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7840" cy="26060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446F63C8" w14:textId="6B809BB5" w:rsidR="00343B84" w:rsidDel="004C1866" w:rsidRDefault="00343B84" w:rsidP="00F366CE">
      <w:pPr>
        <w:pStyle w:val="BodyText"/>
        <w:rPr>
          <w:del w:id="1888" w:author="Kevin Chen" w:date="2020-02-24T16:57:00Z"/>
          <w:sz w:val="20"/>
          <w:szCs w:val="20"/>
        </w:rPr>
      </w:pPr>
    </w:p>
    <w:p w14:paraId="0053C7A0" w14:textId="37BFFD7F" w:rsidR="00A77DF7" w:rsidRPr="00A77DF7" w:rsidDel="004C1866" w:rsidRDefault="00A77DF7" w:rsidP="00A77DF7">
      <w:pPr>
        <w:pStyle w:val="TableCaption"/>
        <w:spacing w:before="100" w:beforeAutospacing="1" w:after="100" w:afterAutospacing="1"/>
        <w:rPr>
          <w:del w:id="1889" w:author="Kevin Chen" w:date="2020-02-24T16:57:00Z"/>
          <w:rFonts w:ascii="Times New Roman" w:hAnsi="Times New Roman" w:cs="Times New Roman"/>
          <w:sz w:val="20"/>
          <w:szCs w:val="20"/>
        </w:rPr>
      </w:pPr>
      <w:del w:id="1890" w:author="Kevin Chen" w:date="2020-02-24T16:57:00Z">
        <w:r w:rsidRPr="00A77DF7" w:rsidDel="004C1866">
          <w:rPr>
            <w:rFonts w:ascii="Times New Roman" w:hAnsi="Times New Roman" w:cs="Times New Roman"/>
            <w:b/>
            <w:sz w:val="20"/>
            <w:szCs w:val="20"/>
          </w:rPr>
          <w:delText xml:space="preserve">eFigure </w:delText>
        </w:r>
        <w:r w:rsidR="00D521AD" w:rsidRPr="00AA13B6" w:rsidDel="004C1866">
          <w:rPr>
            <w:rFonts w:ascii="Times New Roman" w:hAnsi="Times New Roman" w:cs="Times New Roman"/>
            <w:b/>
            <w:sz w:val="20"/>
            <w:szCs w:val="20"/>
          </w:rPr>
          <w:delText>9</w:delText>
        </w:r>
        <w:r w:rsidRPr="00AA13B6" w:rsidDel="004C1866">
          <w:rPr>
            <w:rFonts w:ascii="Times New Roman" w:hAnsi="Times New Roman" w:cs="Times New Roman"/>
            <w:b/>
            <w:sz w:val="20"/>
            <w:szCs w:val="20"/>
          </w:rPr>
          <w:delText>.</w:delText>
        </w:r>
        <w:r w:rsidRPr="00AA13B6" w:rsidDel="004C1866">
          <w:rPr>
            <w:rFonts w:ascii="Times New Roman" w:hAnsi="Times New Roman" w:cs="Times New Roman"/>
            <w:sz w:val="20"/>
            <w:szCs w:val="20"/>
          </w:rPr>
          <w:delText xml:space="preserve"> </w:delText>
        </w:r>
        <w:r w:rsidR="00AA13B6" w:rsidRPr="00AA13B6" w:rsidDel="004C1866">
          <w:rPr>
            <w:sz w:val="20"/>
            <w:szCs w:val="20"/>
          </w:rPr>
          <w:delText xml:space="preserve">Continuous adjusted hazard ratio estimates for the </w:delText>
        </w:r>
        <w:r w:rsidR="00AA13B6" w:rsidRPr="00AA13B6" w:rsidDel="004C1866">
          <w:rPr>
            <w:b/>
            <w:sz w:val="20"/>
            <w:szCs w:val="20"/>
          </w:rPr>
          <w:delText>combined outcome</w:delText>
        </w:r>
        <w:r w:rsidR="00AA13B6" w:rsidRPr="00AA13B6" w:rsidDel="004C1866">
          <w:rPr>
            <w:sz w:val="20"/>
            <w:szCs w:val="20"/>
          </w:rPr>
          <w:delText xml:space="preserve"> of suicide and fatal overdose in the </w:delText>
        </w:r>
        <w:r w:rsidR="00AA13B6" w:rsidRPr="00AA13B6" w:rsidDel="004C1866">
          <w:rPr>
            <w:b/>
            <w:sz w:val="20"/>
            <w:szCs w:val="20"/>
          </w:rPr>
          <w:delText>UAW-GM Sub-Cohort</w:delText>
        </w:r>
        <w:r w:rsidR="00AA13B6" w:rsidRPr="00AA13B6" w:rsidDel="004C1866">
          <w:rPr>
            <w:sz w:val="20"/>
            <w:szCs w:val="20"/>
          </w:rPr>
          <w:delText xml:space="preserve"> restricted to males employed in or after 1970.</w:delText>
        </w:r>
      </w:del>
    </w:p>
    <w:p w14:paraId="291E020B" w14:textId="76E793AC" w:rsidR="002275AB" w:rsidDel="004C1866" w:rsidRDefault="002275AB" w:rsidP="002275AB">
      <w:pPr>
        <w:pStyle w:val="CaptionedFigure"/>
        <w:jc w:val="center"/>
        <w:rPr>
          <w:del w:id="1891" w:author="Kevin Chen" w:date="2020-02-24T16:57:00Z"/>
        </w:rPr>
      </w:pPr>
      <w:del w:id="1892" w:author="Kevin Chen" w:date="2020-02-24T16:57:00Z">
        <w:r w:rsidDel="004C1866">
          <w:rPr>
            <w:noProof/>
            <w:lang w:eastAsia="zh-CN"/>
          </w:rPr>
          <w:drawing>
            <wp:inline distT="0" distB="0" distL="0" distR="0" wp14:anchorId="2F507F9D" wp14:editId="3E3C8599">
              <wp:extent cx="5577840" cy="2606040"/>
              <wp:effectExtent l="0" t="0" r="3810" b="3810"/>
              <wp:docPr id="11" name="Picture" descr="Continuous adjusted hazard ratio estimates for the combined outcome of suicide and fatal overdose in the UAW-GM Sub-Cohort restricted to males employed in or after 1970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C:/Users/kevchen/GM/reports/despair%20and%20job%20loss%20(Cox)/resources/splines/images/despair_recent.png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7840" cy="26060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7F412D52" w14:textId="77777777" w:rsidR="00343B84" w:rsidRPr="00891799" w:rsidRDefault="00343B84" w:rsidP="004C1866">
      <w:pPr>
        <w:pStyle w:val="CaptionedFigure"/>
        <w:jc w:val="center"/>
        <w:pPrChange w:id="1893" w:author="Kevin Chen" w:date="2020-02-24T16:57:00Z">
          <w:pPr>
            <w:pStyle w:val="BodyText"/>
          </w:pPr>
        </w:pPrChange>
      </w:pPr>
    </w:p>
    <w:sectPr w:rsidR="00343B84" w:rsidRPr="00891799" w:rsidSect="00F85049">
      <w:type w:val="continuous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2" w:author="Microsoft Office User" w:date="2020-02-17T21:58:00Z" w:initials="MOU">
    <w:p w14:paraId="088A13DF" w14:textId="523A398E" w:rsidR="00DC0A11" w:rsidRDefault="00DC0A11">
      <w:pPr>
        <w:pStyle w:val="CommentText"/>
      </w:pPr>
      <w:r>
        <w:rPr>
          <w:rStyle w:val="CommentReference"/>
        </w:rPr>
        <w:annotationRef/>
      </w:r>
      <w:r>
        <w:t>Are women included in your analysis of the full cohort? If not, I would remove them from this table and update to be only on men.</w:t>
      </w:r>
    </w:p>
  </w:comment>
  <w:comment w:id="539" w:author="Microsoft Office User" w:date="2020-02-17T21:58:00Z" w:initials="MOU">
    <w:p w14:paraId="1EBED095" w14:textId="40B4BF46" w:rsidR="00DC0A11" w:rsidRDefault="00DC0A11">
      <w:pPr>
        <w:pStyle w:val="CommentText"/>
      </w:pPr>
      <w:r>
        <w:rPr>
          <w:rStyle w:val="CommentReference"/>
        </w:rPr>
        <w:annotationRef/>
      </w:r>
      <w:r>
        <w:t>For Kevin: update x tick axis labels to be consistent with Figure 1</w:t>
      </w:r>
    </w:p>
  </w:comment>
  <w:comment w:id="562" w:author="Microsoft Office User" w:date="2020-02-17T22:02:00Z" w:initials="MOU">
    <w:p w14:paraId="76BA340F" w14:textId="4486B051" w:rsidR="00DC0A11" w:rsidRDefault="00DC0A11">
      <w:pPr>
        <w:pStyle w:val="CommentText"/>
      </w:pPr>
      <w:r>
        <w:rPr>
          <w:rStyle w:val="CommentReference"/>
        </w:rPr>
        <w:annotationRef/>
      </w:r>
      <w:r w:rsidR="008D7868">
        <w:t xml:space="preserve">For Kevin: </w:t>
      </w:r>
      <w:r>
        <w:t>How does the end of employment record in 1994 affect this plot? I see there are no dashed lines after 1994</w:t>
      </w:r>
      <w:r w:rsidR="008D7868">
        <w:t xml:space="preserve"> – so I guess this is showing that everyone’s outcome is censored at that time if they are still employed. What do you think about adding a geom_rect() to cover the area from beginning of exposure follow-up to 1994 as a grey shaded rectangle in the background and then adding caption that highlights this? Or, you code indicate the exposure window with two vertical lines at beginning and end of follow-up window, layering these behind the individual lines. Maybe try both and see what looks better.</w:t>
      </w:r>
    </w:p>
    <w:p w14:paraId="2F7E10F8" w14:textId="77777777" w:rsidR="008D7868" w:rsidRDefault="008D7868">
      <w:pPr>
        <w:pStyle w:val="CommentText"/>
      </w:pPr>
    </w:p>
    <w:p w14:paraId="29A1542E" w14:textId="215562CA" w:rsidR="008D7868" w:rsidRDefault="008D7868">
      <w:pPr>
        <w:pStyle w:val="CommentText"/>
      </w:pPr>
      <w:r>
        <w:t>I would also change the y axis to say “Suicide” and the x axis to say “Year”. Same comment for next figure.</w:t>
      </w:r>
    </w:p>
  </w:comment>
  <w:comment w:id="564" w:author="Microsoft Office User" w:date="2020-02-17T21:59:00Z" w:initials="MOU">
    <w:p w14:paraId="73C64BC3" w14:textId="3B6865EC" w:rsidR="00DC0A11" w:rsidRDefault="00DC0A11">
      <w:pPr>
        <w:pStyle w:val="CommentText"/>
      </w:pPr>
      <w:r>
        <w:rPr>
          <w:rStyle w:val="CommentReference"/>
        </w:rPr>
        <w:annotationRef/>
      </w:r>
      <w:r>
        <w:t>This must have a better name… I will look into this (CR)</w:t>
      </w:r>
    </w:p>
  </w:comment>
  <w:comment w:id="628" w:author="Microsoft Office User" w:date="2020-02-17T22:14:00Z" w:initials="MOU">
    <w:p w14:paraId="6D7DF885" w14:textId="439A34B2" w:rsidR="0063786F" w:rsidRDefault="0063786F">
      <w:pPr>
        <w:pStyle w:val="CommentText"/>
      </w:pPr>
      <w:r>
        <w:rPr>
          <w:rStyle w:val="CommentReference"/>
        </w:rPr>
        <w:annotationRef/>
      </w:r>
      <w:r>
        <w:t>For Kevin: can you add col = “black” so that these have outlines? It looks better when printed. Either indicator in the figure with arrows and geom_text() where death is after job exit vs before or include this information in a caption for the figure.</w:t>
      </w:r>
    </w:p>
  </w:comment>
  <w:comment w:id="1855" w:author="Microsoft Office User" w:date="2020-02-17T22:02:00Z" w:initials="MOU">
    <w:p w14:paraId="69FFB7C1" w14:textId="77777777" w:rsidR="00026EBB" w:rsidRDefault="00026EBB" w:rsidP="00026EBB">
      <w:pPr>
        <w:pStyle w:val="CommentText"/>
      </w:pPr>
      <w:r>
        <w:rPr>
          <w:rStyle w:val="CommentReference"/>
        </w:rPr>
        <w:annotationRef/>
      </w:r>
      <w:r>
        <w:t>For Kevin: How does the end of employment record in 1994 affect this plot? I see there are no dashed lines after 1994 – so I guess this is showing that everyone’s outcome is censored at that time if they are still employed. What do you think about adding a geom_rect() to cover the area from beginning of exposure follow-up to 1994 as a grey shaded rectangle in the background and then adding caption that highlights this? Or, you code indicate the exposure window with two vertical lines at beginning and end of follow-up window, layering these behind the individual lines. Maybe try both and see what looks better.</w:t>
      </w:r>
    </w:p>
    <w:p w14:paraId="12395363" w14:textId="77777777" w:rsidR="00026EBB" w:rsidRDefault="00026EBB" w:rsidP="00026EBB">
      <w:pPr>
        <w:pStyle w:val="CommentText"/>
      </w:pPr>
    </w:p>
    <w:p w14:paraId="3C40C280" w14:textId="77777777" w:rsidR="00026EBB" w:rsidRDefault="00026EBB" w:rsidP="00026EBB">
      <w:pPr>
        <w:pStyle w:val="CommentText"/>
      </w:pPr>
      <w:r>
        <w:t>I would also change the y axis to say “Suicide” and the x axis to say “Year”. Same comment for next figure.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88A13DF" w15:done="0"/>
  <w15:commentEx w15:paraId="1EBED095" w15:done="0"/>
  <w15:commentEx w15:paraId="29A1542E" w15:done="0"/>
  <w15:commentEx w15:paraId="73C64BC3" w15:done="0"/>
  <w15:commentEx w15:paraId="6D7DF885" w15:done="0"/>
  <w15:commentEx w15:paraId="3C40C28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88A13DF" w16cid:durableId="21F58AEB"/>
  <w16cid:commentId w16cid:paraId="1EBED095" w16cid:durableId="21F58B1A"/>
  <w16cid:commentId w16cid:paraId="29A1542E" w16cid:durableId="21F58C11"/>
  <w16cid:commentId w16cid:paraId="73C64BC3" w16cid:durableId="21F58B4E"/>
  <w16cid:commentId w16cid:paraId="6D7DF885" w16cid:durableId="21F58E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C2B7F" w14:textId="77777777" w:rsidR="00721211" w:rsidRDefault="00721211">
      <w:pPr>
        <w:spacing w:after="0"/>
      </w:pPr>
      <w:r>
        <w:separator/>
      </w:r>
    </w:p>
  </w:endnote>
  <w:endnote w:type="continuationSeparator" w:id="0">
    <w:p w14:paraId="54078C42" w14:textId="77777777" w:rsidR="00721211" w:rsidRDefault="007212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B59B21" w14:textId="77777777" w:rsidR="00721211" w:rsidRDefault="00721211">
      <w:r>
        <w:separator/>
      </w:r>
    </w:p>
  </w:footnote>
  <w:footnote w:type="continuationSeparator" w:id="0">
    <w:p w14:paraId="63381843" w14:textId="77777777" w:rsidR="00721211" w:rsidRDefault="00721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B5E30B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23C2E1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D8A65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BAA8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066A0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4ED2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3A0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46B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64B5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B1A10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3D4A8B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6B889D4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010227C"/>
    <w:multiLevelType w:val="hybridMultilevel"/>
    <w:tmpl w:val="5B425DAE"/>
    <w:lvl w:ilvl="0" w:tplc="DCF2B3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evin Chen">
    <w15:presenceInfo w15:providerId="None" w15:userId="Kevin Chen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formatting="0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2291"/>
    <w:rsid w:val="00002355"/>
    <w:rsid w:val="00003169"/>
    <w:rsid w:val="000042E8"/>
    <w:rsid w:val="00004D20"/>
    <w:rsid w:val="00011C8B"/>
    <w:rsid w:val="00012B61"/>
    <w:rsid w:val="000158E9"/>
    <w:rsid w:val="00015BBC"/>
    <w:rsid w:val="00025891"/>
    <w:rsid w:val="00025B3A"/>
    <w:rsid w:val="00026EBB"/>
    <w:rsid w:val="0003251E"/>
    <w:rsid w:val="00032E95"/>
    <w:rsid w:val="00035CF3"/>
    <w:rsid w:val="00043A34"/>
    <w:rsid w:val="000444FA"/>
    <w:rsid w:val="000510CC"/>
    <w:rsid w:val="000638C4"/>
    <w:rsid w:val="00067CD1"/>
    <w:rsid w:val="00076DFE"/>
    <w:rsid w:val="00080160"/>
    <w:rsid w:val="000828A3"/>
    <w:rsid w:val="000856AF"/>
    <w:rsid w:val="000A0E0D"/>
    <w:rsid w:val="000A41AD"/>
    <w:rsid w:val="000B5435"/>
    <w:rsid w:val="000B6538"/>
    <w:rsid w:val="000C4D95"/>
    <w:rsid w:val="000C5432"/>
    <w:rsid w:val="000C5BC2"/>
    <w:rsid w:val="000C63BA"/>
    <w:rsid w:val="000C7E63"/>
    <w:rsid w:val="000D0AD8"/>
    <w:rsid w:val="000D5C11"/>
    <w:rsid w:val="000D69A2"/>
    <w:rsid w:val="000D6A1A"/>
    <w:rsid w:val="000E14BB"/>
    <w:rsid w:val="000E1761"/>
    <w:rsid w:val="000E1E3E"/>
    <w:rsid w:val="000E4FC7"/>
    <w:rsid w:val="000F28B8"/>
    <w:rsid w:val="000F403E"/>
    <w:rsid w:val="00104D6C"/>
    <w:rsid w:val="00111C35"/>
    <w:rsid w:val="0013030C"/>
    <w:rsid w:val="00130F9F"/>
    <w:rsid w:val="00131657"/>
    <w:rsid w:val="00142E08"/>
    <w:rsid w:val="00142E55"/>
    <w:rsid w:val="00144A0C"/>
    <w:rsid w:val="00145B4D"/>
    <w:rsid w:val="001524FC"/>
    <w:rsid w:val="0015282C"/>
    <w:rsid w:val="00155F90"/>
    <w:rsid w:val="001639E5"/>
    <w:rsid w:val="00166E66"/>
    <w:rsid w:val="00176726"/>
    <w:rsid w:val="00181851"/>
    <w:rsid w:val="00181FDA"/>
    <w:rsid w:val="001837F9"/>
    <w:rsid w:val="00190E22"/>
    <w:rsid w:val="00194473"/>
    <w:rsid w:val="001A6083"/>
    <w:rsid w:val="001A68EB"/>
    <w:rsid w:val="001A739C"/>
    <w:rsid w:val="001A75CA"/>
    <w:rsid w:val="001B070B"/>
    <w:rsid w:val="001B094F"/>
    <w:rsid w:val="001B3AB6"/>
    <w:rsid w:val="001B6F87"/>
    <w:rsid w:val="001C2E2A"/>
    <w:rsid w:val="001C5237"/>
    <w:rsid w:val="001D068E"/>
    <w:rsid w:val="001E0D53"/>
    <w:rsid w:val="001E4E47"/>
    <w:rsid w:val="001E70F5"/>
    <w:rsid w:val="001F10E7"/>
    <w:rsid w:val="00200894"/>
    <w:rsid w:val="0021308E"/>
    <w:rsid w:val="002151E6"/>
    <w:rsid w:val="00217575"/>
    <w:rsid w:val="002275AB"/>
    <w:rsid w:val="00227709"/>
    <w:rsid w:val="002310DC"/>
    <w:rsid w:val="002424B1"/>
    <w:rsid w:val="00243BAD"/>
    <w:rsid w:val="00245570"/>
    <w:rsid w:val="0024659E"/>
    <w:rsid w:val="00254E72"/>
    <w:rsid w:val="00260667"/>
    <w:rsid w:val="00261EF9"/>
    <w:rsid w:val="00263251"/>
    <w:rsid w:val="00266648"/>
    <w:rsid w:val="00272E30"/>
    <w:rsid w:val="00273C61"/>
    <w:rsid w:val="00280D5A"/>
    <w:rsid w:val="00291159"/>
    <w:rsid w:val="002913F3"/>
    <w:rsid w:val="00293A4B"/>
    <w:rsid w:val="002979D3"/>
    <w:rsid w:val="002B013B"/>
    <w:rsid w:val="002B1E74"/>
    <w:rsid w:val="002B630C"/>
    <w:rsid w:val="002C0EDE"/>
    <w:rsid w:val="002C19F5"/>
    <w:rsid w:val="002C1A18"/>
    <w:rsid w:val="002C22CB"/>
    <w:rsid w:val="002D3C85"/>
    <w:rsid w:val="002E281B"/>
    <w:rsid w:val="002F145F"/>
    <w:rsid w:val="002F5D5D"/>
    <w:rsid w:val="002F67A9"/>
    <w:rsid w:val="003007A5"/>
    <w:rsid w:val="003155DB"/>
    <w:rsid w:val="00316B1C"/>
    <w:rsid w:val="00316E13"/>
    <w:rsid w:val="00323E0A"/>
    <w:rsid w:val="00327DA4"/>
    <w:rsid w:val="0033190E"/>
    <w:rsid w:val="00332BD6"/>
    <w:rsid w:val="00333F1F"/>
    <w:rsid w:val="00342F30"/>
    <w:rsid w:val="00343B84"/>
    <w:rsid w:val="003501EE"/>
    <w:rsid w:val="00351B14"/>
    <w:rsid w:val="003557B6"/>
    <w:rsid w:val="00370BCE"/>
    <w:rsid w:val="0037448C"/>
    <w:rsid w:val="00376B01"/>
    <w:rsid w:val="00380F23"/>
    <w:rsid w:val="00395171"/>
    <w:rsid w:val="003A683D"/>
    <w:rsid w:val="003A7C5A"/>
    <w:rsid w:val="003D25C0"/>
    <w:rsid w:val="003D444C"/>
    <w:rsid w:val="003D4F40"/>
    <w:rsid w:val="003D756E"/>
    <w:rsid w:val="003D7CBD"/>
    <w:rsid w:val="003E07AC"/>
    <w:rsid w:val="003E1FD2"/>
    <w:rsid w:val="003E2431"/>
    <w:rsid w:val="003E2C9B"/>
    <w:rsid w:val="003E2FFE"/>
    <w:rsid w:val="003E6653"/>
    <w:rsid w:val="003E7DE2"/>
    <w:rsid w:val="003F65EE"/>
    <w:rsid w:val="003F6B2A"/>
    <w:rsid w:val="00400BBC"/>
    <w:rsid w:val="00400C24"/>
    <w:rsid w:val="00400FC8"/>
    <w:rsid w:val="00402A75"/>
    <w:rsid w:val="00412022"/>
    <w:rsid w:val="00412249"/>
    <w:rsid w:val="00422099"/>
    <w:rsid w:val="00435884"/>
    <w:rsid w:val="004418B1"/>
    <w:rsid w:val="0044346E"/>
    <w:rsid w:val="004437AA"/>
    <w:rsid w:val="004505F6"/>
    <w:rsid w:val="00450F29"/>
    <w:rsid w:val="00454854"/>
    <w:rsid w:val="00454E4E"/>
    <w:rsid w:val="004563F0"/>
    <w:rsid w:val="00462513"/>
    <w:rsid w:val="004630BA"/>
    <w:rsid w:val="00463C70"/>
    <w:rsid w:val="004649BE"/>
    <w:rsid w:val="00467455"/>
    <w:rsid w:val="0047285D"/>
    <w:rsid w:val="00475F04"/>
    <w:rsid w:val="00481CB2"/>
    <w:rsid w:val="00496D1C"/>
    <w:rsid w:val="004A0838"/>
    <w:rsid w:val="004A150C"/>
    <w:rsid w:val="004A4BBC"/>
    <w:rsid w:val="004A6F10"/>
    <w:rsid w:val="004B0AE9"/>
    <w:rsid w:val="004B6E97"/>
    <w:rsid w:val="004C0EC5"/>
    <w:rsid w:val="004C1725"/>
    <w:rsid w:val="004C1866"/>
    <w:rsid w:val="004C3CE2"/>
    <w:rsid w:val="004C61C3"/>
    <w:rsid w:val="004C7339"/>
    <w:rsid w:val="004D07F5"/>
    <w:rsid w:val="004D0D25"/>
    <w:rsid w:val="004D1DA9"/>
    <w:rsid w:val="004D6CB1"/>
    <w:rsid w:val="004D7AA8"/>
    <w:rsid w:val="004E29B3"/>
    <w:rsid w:val="004F10CD"/>
    <w:rsid w:val="004F6ADD"/>
    <w:rsid w:val="005041CD"/>
    <w:rsid w:val="00505D56"/>
    <w:rsid w:val="005100F7"/>
    <w:rsid w:val="00510565"/>
    <w:rsid w:val="00512BFB"/>
    <w:rsid w:val="0051371D"/>
    <w:rsid w:val="00521B0C"/>
    <w:rsid w:val="005322ED"/>
    <w:rsid w:val="00540DDA"/>
    <w:rsid w:val="00540E3B"/>
    <w:rsid w:val="0054175B"/>
    <w:rsid w:val="00546468"/>
    <w:rsid w:val="00550F11"/>
    <w:rsid w:val="005739DD"/>
    <w:rsid w:val="00575C1B"/>
    <w:rsid w:val="00581072"/>
    <w:rsid w:val="0058287A"/>
    <w:rsid w:val="00583F25"/>
    <w:rsid w:val="00584F1D"/>
    <w:rsid w:val="0058504F"/>
    <w:rsid w:val="00585FD8"/>
    <w:rsid w:val="0059096A"/>
    <w:rsid w:val="00590D07"/>
    <w:rsid w:val="00591B19"/>
    <w:rsid w:val="00593290"/>
    <w:rsid w:val="00595D91"/>
    <w:rsid w:val="005A3340"/>
    <w:rsid w:val="005B52C9"/>
    <w:rsid w:val="005C3960"/>
    <w:rsid w:val="005C3B43"/>
    <w:rsid w:val="005D051A"/>
    <w:rsid w:val="005E36EF"/>
    <w:rsid w:val="005E63A6"/>
    <w:rsid w:val="005F3E60"/>
    <w:rsid w:val="005F5B1B"/>
    <w:rsid w:val="006031A7"/>
    <w:rsid w:val="006162B0"/>
    <w:rsid w:val="006205FA"/>
    <w:rsid w:val="006227F9"/>
    <w:rsid w:val="006235F6"/>
    <w:rsid w:val="00623D99"/>
    <w:rsid w:val="006256F5"/>
    <w:rsid w:val="006279D5"/>
    <w:rsid w:val="00636589"/>
    <w:rsid w:val="0063786F"/>
    <w:rsid w:val="006421FB"/>
    <w:rsid w:val="00643305"/>
    <w:rsid w:val="00644A58"/>
    <w:rsid w:val="006462F3"/>
    <w:rsid w:val="006533A3"/>
    <w:rsid w:val="00662CB0"/>
    <w:rsid w:val="00662EC8"/>
    <w:rsid w:val="00663037"/>
    <w:rsid w:val="00666633"/>
    <w:rsid w:val="00670612"/>
    <w:rsid w:val="00671A21"/>
    <w:rsid w:val="00691C07"/>
    <w:rsid w:val="00692535"/>
    <w:rsid w:val="00696465"/>
    <w:rsid w:val="00696A17"/>
    <w:rsid w:val="00697E84"/>
    <w:rsid w:val="006A017F"/>
    <w:rsid w:val="006A0938"/>
    <w:rsid w:val="006A0BC2"/>
    <w:rsid w:val="006A6CC8"/>
    <w:rsid w:val="006A7621"/>
    <w:rsid w:val="006B13B2"/>
    <w:rsid w:val="006B7AEF"/>
    <w:rsid w:val="006C37C0"/>
    <w:rsid w:val="006C4DB8"/>
    <w:rsid w:val="006D5ACB"/>
    <w:rsid w:val="006D5FCA"/>
    <w:rsid w:val="006D69AC"/>
    <w:rsid w:val="006E0B11"/>
    <w:rsid w:val="006E4232"/>
    <w:rsid w:val="006F0FD6"/>
    <w:rsid w:val="006F140F"/>
    <w:rsid w:val="00705C15"/>
    <w:rsid w:val="0071707E"/>
    <w:rsid w:val="007206E1"/>
    <w:rsid w:val="00721211"/>
    <w:rsid w:val="00724437"/>
    <w:rsid w:val="007323E9"/>
    <w:rsid w:val="00740CB0"/>
    <w:rsid w:val="00745B57"/>
    <w:rsid w:val="00746DFB"/>
    <w:rsid w:val="0076046C"/>
    <w:rsid w:val="00761905"/>
    <w:rsid w:val="0076279D"/>
    <w:rsid w:val="00766AD5"/>
    <w:rsid w:val="007750FB"/>
    <w:rsid w:val="0078158E"/>
    <w:rsid w:val="00784D58"/>
    <w:rsid w:val="00786832"/>
    <w:rsid w:val="0079744B"/>
    <w:rsid w:val="007A020D"/>
    <w:rsid w:val="007A05C9"/>
    <w:rsid w:val="007C0456"/>
    <w:rsid w:val="007C28F9"/>
    <w:rsid w:val="007D0ACB"/>
    <w:rsid w:val="007D36DF"/>
    <w:rsid w:val="007D4EEA"/>
    <w:rsid w:val="007D66EB"/>
    <w:rsid w:val="007E50AF"/>
    <w:rsid w:val="007E5662"/>
    <w:rsid w:val="007E6914"/>
    <w:rsid w:val="007F1770"/>
    <w:rsid w:val="007F3E8C"/>
    <w:rsid w:val="007F72AA"/>
    <w:rsid w:val="00802836"/>
    <w:rsid w:val="00811578"/>
    <w:rsid w:val="0081495D"/>
    <w:rsid w:val="00815D8A"/>
    <w:rsid w:val="00817A66"/>
    <w:rsid w:val="00821B8B"/>
    <w:rsid w:val="00826E23"/>
    <w:rsid w:val="00832466"/>
    <w:rsid w:val="00832F20"/>
    <w:rsid w:val="008351EF"/>
    <w:rsid w:val="0083667A"/>
    <w:rsid w:val="00836848"/>
    <w:rsid w:val="0084018A"/>
    <w:rsid w:val="00840E09"/>
    <w:rsid w:val="008411B5"/>
    <w:rsid w:val="008559BE"/>
    <w:rsid w:val="0086150D"/>
    <w:rsid w:val="00870FE3"/>
    <w:rsid w:val="00873312"/>
    <w:rsid w:val="008737D2"/>
    <w:rsid w:val="00873BC8"/>
    <w:rsid w:val="00875CB9"/>
    <w:rsid w:val="00880A2F"/>
    <w:rsid w:val="008829A5"/>
    <w:rsid w:val="00886BDA"/>
    <w:rsid w:val="008916A5"/>
    <w:rsid w:val="00891799"/>
    <w:rsid w:val="00891ABE"/>
    <w:rsid w:val="0089410E"/>
    <w:rsid w:val="00894E10"/>
    <w:rsid w:val="008A082C"/>
    <w:rsid w:val="008A0C0F"/>
    <w:rsid w:val="008A26DE"/>
    <w:rsid w:val="008A36BF"/>
    <w:rsid w:val="008A3944"/>
    <w:rsid w:val="008B36FF"/>
    <w:rsid w:val="008B431B"/>
    <w:rsid w:val="008B5DFA"/>
    <w:rsid w:val="008C6FCD"/>
    <w:rsid w:val="008D0A9A"/>
    <w:rsid w:val="008D3F78"/>
    <w:rsid w:val="008D6863"/>
    <w:rsid w:val="008D7868"/>
    <w:rsid w:val="008E6F1C"/>
    <w:rsid w:val="008F4D98"/>
    <w:rsid w:val="008F6395"/>
    <w:rsid w:val="008F67C6"/>
    <w:rsid w:val="00906F37"/>
    <w:rsid w:val="00910EB2"/>
    <w:rsid w:val="009111BF"/>
    <w:rsid w:val="009212AC"/>
    <w:rsid w:val="0092187F"/>
    <w:rsid w:val="009219A8"/>
    <w:rsid w:val="009244F3"/>
    <w:rsid w:val="00925C4E"/>
    <w:rsid w:val="00925F57"/>
    <w:rsid w:val="00927767"/>
    <w:rsid w:val="009279DF"/>
    <w:rsid w:val="00934CD3"/>
    <w:rsid w:val="0093628C"/>
    <w:rsid w:val="00950387"/>
    <w:rsid w:val="00952279"/>
    <w:rsid w:val="0095690C"/>
    <w:rsid w:val="00961FA2"/>
    <w:rsid w:val="009631B1"/>
    <w:rsid w:val="009636C2"/>
    <w:rsid w:val="00965FB5"/>
    <w:rsid w:val="009744AD"/>
    <w:rsid w:val="0097765E"/>
    <w:rsid w:val="00983833"/>
    <w:rsid w:val="009864CA"/>
    <w:rsid w:val="0098780D"/>
    <w:rsid w:val="00995940"/>
    <w:rsid w:val="009A331C"/>
    <w:rsid w:val="009B02E0"/>
    <w:rsid w:val="009B36D7"/>
    <w:rsid w:val="009B5F45"/>
    <w:rsid w:val="009C1203"/>
    <w:rsid w:val="009C40E7"/>
    <w:rsid w:val="009D13C5"/>
    <w:rsid w:val="009D6117"/>
    <w:rsid w:val="009E4BAD"/>
    <w:rsid w:val="009E675E"/>
    <w:rsid w:val="009E7723"/>
    <w:rsid w:val="009E79BC"/>
    <w:rsid w:val="009F0C2E"/>
    <w:rsid w:val="009F787D"/>
    <w:rsid w:val="00A1359E"/>
    <w:rsid w:val="00A22CBB"/>
    <w:rsid w:val="00A22EA6"/>
    <w:rsid w:val="00A3074B"/>
    <w:rsid w:val="00A31563"/>
    <w:rsid w:val="00A33E27"/>
    <w:rsid w:val="00A36CA6"/>
    <w:rsid w:val="00A377C5"/>
    <w:rsid w:val="00A415CC"/>
    <w:rsid w:val="00A450A3"/>
    <w:rsid w:val="00A47C1F"/>
    <w:rsid w:val="00A51A31"/>
    <w:rsid w:val="00A51D5B"/>
    <w:rsid w:val="00A524C6"/>
    <w:rsid w:val="00A54B84"/>
    <w:rsid w:val="00A55B7A"/>
    <w:rsid w:val="00A57084"/>
    <w:rsid w:val="00A633D1"/>
    <w:rsid w:val="00A72414"/>
    <w:rsid w:val="00A72436"/>
    <w:rsid w:val="00A77DF7"/>
    <w:rsid w:val="00A82190"/>
    <w:rsid w:val="00A921F1"/>
    <w:rsid w:val="00A96D4F"/>
    <w:rsid w:val="00AA13B6"/>
    <w:rsid w:val="00AB079B"/>
    <w:rsid w:val="00AB2A89"/>
    <w:rsid w:val="00AB4E5C"/>
    <w:rsid w:val="00AC26B2"/>
    <w:rsid w:val="00AC5B59"/>
    <w:rsid w:val="00AF0664"/>
    <w:rsid w:val="00AF0EC5"/>
    <w:rsid w:val="00AF72BF"/>
    <w:rsid w:val="00B01629"/>
    <w:rsid w:val="00B11753"/>
    <w:rsid w:val="00B12CC5"/>
    <w:rsid w:val="00B146EF"/>
    <w:rsid w:val="00B20DEE"/>
    <w:rsid w:val="00B2395A"/>
    <w:rsid w:val="00B23E56"/>
    <w:rsid w:val="00B24450"/>
    <w:rsid w:val="00B24F26"/>
    <w:rsid w:val="00B267EC"/>
    <w:rsid w:val="00B351E3"/>
    <w:rsid w:val="00B40277"/>
    <w:rsid w:val="00B42369"/>
    <w:rsid w:val="00B450E1"/>
    <w:rsid w:val="00B47EDC"/>
    <w:rsid w:val="00B52047"/>
    <w:rsid w:val="00B531AE"/>
    <w:rsid w:val="00B648D3"/>
    <w:rsid w:val="00B744FF"/>
    <w:rsid w:val="00B76A99"/>
    <w:rsid w:val="00B85B18"/>
    <w:rsid w:val="00B86B75"/>
    <w:rsid w:val="00B90B32"/>
    <w:rsid w:val="00B90E29"/>
    <w:rsid w:val="00B915F3"/>
    <w:rsid w:val="00B92429"/>
    <w:rsid w:val="00BA0798"/>
    <w:rsid w:val="00BA14C6"/>
    <w:rsid w:val="00BA2B76"/>
    <w:rsid w:val="00BA5508"/>
    <w:rsid w:val="00BA5928"/>
    <w:rsid w:val="00BA5B9D"/>
    <w:rsid w:val="00BB247D"/>
    <w:rsid w:val="00BB552D"/>
    <w:rsid w:val="00BB5B9B"/>
    <w:rsid w:val="00BB5DC4"/>
    <w:rsid w:val="00BB6169"/>
    <w:rsid w:val="00BB6461"/>
    <w:rsid w:val="00BB6900"/>
    <w:rsid w:val="00BB7698"/>
    <w:rsid w:val="00BC2914"/>
    <w:rsid w:val="00BC3192"/>
    <w:rsid w:val="00BC38D7"/>
    <w:rsid w:val="00BC409C"/>
    <w:rsid w:val="00BC48D5"/>
    <w:rsid w:val="00BC5B92"/>
    <w:rsid w:val="00BC7195"/>
    <w:rsid w:val="00BD3BC3"/>
    <w:rsid w:val="00BE11E9"/>
    <w:rsid w:val="00BE292D"/>
    <w:rsid w:val="00BE41E8"/>
    <w:rsid w:val="00BE47CB"/>
    <w:rsid w:val="00C01634"/>
    <w:rsid w:val="00C1790A"/>
    <w:rsid w:val="00C22D19"/>
    <w:rsid w:val="00C23EAA"/>
    <w:rsid w:val="00C24191"/>
    <w:rsid w:val="00C25A10"/>
    <w:rsid w:val="00C25E9B"/>
    <w:rsid w:val="00C32FF1"/>
    <w:rsid w:val="00C36279"/>
    <w:rsid w:val="00C452C5"/>
    <w:rsid w:val="00C50D7D"/>
    <w:rsid w:val="00C53072"/>
    <w:rsid w:val="00C55C13"/>
    <w:rsid w:val="00C57B49"/>
    <w:rsid w:val="00C61C77"/>
    <w:rsid w:val="00C62CDB"/>
    <w:rsid w:val="00C67B70"/>
    <w:rsid w:val="00C70802"/>
    <w:rsid w:val="00C710DC"/>
    <w:rsid w:val="00C73139"/>
    <w:rsid w:val="00C736DC"/>
    <w:rsid w:val="00C74AC0"/>
    <w:rsid w:val="00C7752F"/>
    <w:rsid w:val="00C80A5B"/>
    <w:rsid w:val="00C80F10"/>
    <w:rsid w:val="00C85DF7"/>
    <w:rsid w:val="00C86741"/>
    <w:rsid w:val="00C91B28"/>
    <w:rsid w:val="00C91D5B"/>
    <w:rsid w:val="00CA2525"/>
    <w:rsid w:val="00CB1808"/>
    <w:rsid w:val="00CB5AE1"/>
    <w:rsid w:val="00CB617B"/>
    <w:rsid w:val="00CB6C92"/>
    <w:rsid w:val="00CC5D70"/>
    <w:rsid w:val="00CC797C"/>
    <w:rsid w:val="00CD4880"/>
    <w:rsid w:val="00CD534D"/>
    <w:rsid w:val="00CE1CBC"/>
    <w:rsid w:val="00CE5DA6"/>
    <w:rsid w:val="00CE6E50"/>
    <w:rsid w:val="00CE790C"/>
    <w:rsid w:val="00CF2ABB"/>
    <w:rsid w:val="00CF51C3"/>
    <w:rsid w:val="00D00AA6"/>
    <w:rsid w:val="00D01550"/>
    <w:rsid w:val="00D049D6"/>
    <w:rsid w:val="00D13436"/>
    <w:rsid w:val="00D1503E"/>
    <w:rsid w:val="00D15204"/>
    <w:rsid w:val="00D2112A"/>
    <w:rsid w:val="00D2194D"/>
    <w:rsid w:val="00D27277"/>
    <w:rsid w:val="00D30435"/>
    <w:rsid w:val="00D43AEA"/>
    <w:rsid w:val="00D44E4E"/>
    <w:rsid w:val="00D521AD"/>
    <w:rsid w:val="00D56E2D"/>
    <w:rsid w:val="00D66717"/>
    <w:rsid w:val="00D66BD9"/>
    <w:rsid w:val="00D673EE"/>
    <w:rsid w:val="00D8443A"/>
    <w:rsid w:val="00D8743C"/>
    <w:rsid w:val="00D9680A"/>
    <w:rsid w:val="00DA2B8F"/>
    <w:rsid w:val="00DA42C4"/>
    <w:rsid w:val="00DC0A11"/>
    <w:rsid w:val="00DC226B"/>
    <w:rsid w:val="00DC3047"/>
    <w:rsid w:val="00DC7A09"/>
    <w:rsid w:val="00DD25E8"/>
    <w:rsid w:val="00DD5954"/>
    <w:rsid w:val="00DD626E"/>
    <w:rsid w:val="00DE080E"/>
    <w:rsid w:val="00DE70D3"/>
    <w:rsid w:val="00DF60F7"/>
    <w:rsid w:val="00E0721B"/>
    <w:rsid w:val="00E07240"/>
    <w:rsid w:val="00E11292"/>
    <w:rsid w:val="00E11611"/>
    <w:rsid w:val="00E131B0"/>
    <w:rsid w:val="00E1463D"/>
    <w:rsid w:val="00E22FB3"/>
    <w:rsid w:val="00E24AF0"/>
    <w:rsid w:val="00E315A3"/>
    <w:rsid w:val="00E361D4"/>
    <w:rsid w:val="00E366A7"/>
    <w:rsid w:val="00E37C92"/>
    <w:rsid w:val="00E41905"/>
    <w:rsid w:val="00E5426C"/>
    <w:rsid w:val="00E5498E"/>
    <w:rsid w:val="00E56843"/>
    <w:rsid w:val="00E625D0"/>
    <w:rsid w:val="00E64274"/>
    <w:rsid w:val="00E64DFA"/>
    <w:rsid w:val="00E66056"/>
    <w:rsid w:val="00E67B00"/>
    <w:rsid w:val="00E67F37"/>
    <w:rsid w:val="00E70670"/>
    <w:rsid w:val="00E72D22"/>
    <w:rsid w:val="00E73E61"/>
    <w:rsid w:val="00E7720C"/>
    <w:rsid w:val="00E930EF"/>
    <w:rsid w:val="00E93FF1"/>
    <w:rsid w:val="00E95383"/>
    <w:rsid w:val="00E958AA"/>
    <w:rsid w:val="00E97DF4"/>
    <w:rsid w:val="00EA3EBD"/>
    <w:rsid w:val="00EA5C39"/>
    <w:rsid w:val="00EB6B7F"/>
    <w:rsid w:val="00EC0604"/>
    <w:rsid w:val="00EC1DD5"/>
    <w:rsid w:val="00ED3974"/>
    <w:rsid w:val="00ED3E3E"/>
    <w:rsid w:val="00EE24AA"/>
    <w:rsid w:val="00EE45DA"/>
    <w:rsid w:val="00EE4D84"/>
    <w:rsid w:val="00EF1DD9"/>
    <w:rsid w:val="00EF2538"/>
    <w:rsid w:val="00EF65E3"/>
    <w:rsid w:val="00F00DE1"/>
    <w:rsid w:val="00F02F29"/>
    <w:rsid w:val="00F03CB8"/>
    <w:rsid w:val="00F04BF2"/>
    <w:rsid w:val="00F07410"/>
    <w:rsid w:val="00F13429"/>
    <w:rsid w:val="00F13B7E"/>
    <w:rsid w:val="00F14E9F"/>
    <w:rsid w:val="00F2192E"/>
    <w:rsid w:val="00F22D1B"/>
    <w:rsid w:val="00F2468D"/>
    <w:rsid w:val="00F26D6B"/>
    <w:rsid w:val="00F30800"/>
    <w:rsid w:val="00F311A4"/>
    <w:rsid w:val="00F33944"/>
    <w:rsid w:val="00F366CE"/>
    <w:rsid w:val="00F506E6"/>
    <w:rsid w:val="00F609B0"/>
    <w:rsid w:val="00F70195"/>
    <w:rsid w:val="00F702EB"/>
    <w:rsid w:val="00F7268A"/>
    <w:rsid w:val="00F76B99"/>
    <w:rsid w:val="00F82494"/>
    <w:rsid w:val="00F85049"/>
    <w:rsid w:val="00F85962"/>
    <w:rsid w:val="00F950CB"/>
    <w:rsid w:val="00F96912"/>
    <w:rsid w:val="00FA5E2A"/>
    <w:rsid w:val="00FB2788"/>
    <w:rsid w:val="00FB33AB"/>
    <w:rsid w:val="00FB6514"/>
    <w:rsid w:val="00FB756C"/>
    <w:rsid w:val="00FC3588"/>
    <w:rsid w:val="00FC795B"/>
    <w:rsid w:val="00FD27D2"/>
    <w:rsid w:val="00FE5EB2"/>
    <w:rsid w:val="00FF333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9E13B"/>
  <w15:docId w15:val="{C631731D-2CFB-4BA3-9232-D6F0574C2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1EE"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3501EE"/>
    <w:pPr>
      <w:spacing w:before="180" w:after="180"/>
    </w:pPr>
    <w:rPr>
      <w:sz w:val="22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3501EE"/>
    <w:pPr>
      <w:keepNext/>
    </w:pPr>
    <w:rPr>
      <w:sz w:val="22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0F28B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0F28B8"/>
    <w:rPr>
      <w:rFonts w:ascii="Segoe UI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sid w:val="003501EE"/>
    <w:rPr>
      <w:sz w:val="22"/>
    </w:rPr>
  </w:style>
  <w:style w:type="character" w:styleId="PlaceholderText">
    <w:name w:val="Placeholder Text"/>
    <w:basedOn w:val="DefaultParagraphFont"/>
    <w:semiHidden/>
    <w:rsid w:val="006A0938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DC0A1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C0A1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C0A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C0A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C0A11"/>
    <w:rPr>
      <w:b/>
      <w:bCs/>
      <w:sz w:val="20"/>
      <w:szCs w:val="20"/>
    </w:rPr>
  </w:style>
  <w:style w:type="table" w:customStyle="1" w:styleId="Table1">
    <w:name w:val="Table1"/>
    <w:semiHidden/>
    <w:unhideWhenUsed/>
    <w:qFormat/>
    <w:rsid w:val="00B2445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UAW-GM Cohort Study</vt:lpstr>
    </vt:vector>
  </TitlesOfParts>
  <Company>UC Berkeley</Company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UAW-GM Cohort Study</dc:title>
  <dc:creator>Kevin Chen</dc:creator>
  <cp:keywords/>
  <cp:lastModifiedBy>Kevin Chen</cp:lastModifiedBy>
  <cp:revision>29</cp:revision>
  <cp:lastPrinted>2020-02-18T00:12:00Z</cp:lastPrinted>
  <dcterms:created xsi:type="dcterms:W3CDTF">2020-02-18T19:14:00Z</dcterms:created>
  <dcterms:modified xsi:type="dcterms:W3CDTF">2020-02-25T01:01:00Z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fontsize">
    <vt:lpwstr>10pt</vt:lpwstr>
  </property>
  <property fmtid="{D5CDD505-2E9C-101B-9397-08002B2CF9AE}" pid="4" name="output">
    <vt:lpwstr>word_document</vt:lpwstr>
  </property>
  <property fmtid="{D5CDD505-2E9C-101B-9397-08002B2CF9AE}" pid="5" name="subtitle">
    <vt:lpwstr>Descriptive analyses in preparation for IPS work</vt:lpwstr>
  </property>
</Properties>
</file>